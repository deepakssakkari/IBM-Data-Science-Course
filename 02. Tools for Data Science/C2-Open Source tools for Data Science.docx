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686EE" w14:textId="77777777" w:rsidR="004714D6" w:rsidRDefault="004714D6" w:rsidP="004714D6">
      <w:pPr>
        <w:pStyle w:val="Heading2"/>
        <w:spacing w:before="150" w:beforeAutospacing="0" w:after="150" w:afterAutospacing="0" w:line="540" w:lineRule="atLeast"/>
        <w:rPr>
          <w:rFonts w:ascii="Georgia" w:hAnsi="Georgia"/>
          <w:b w:val="0"/>
          <w:bCs w:val="0"/>
          <w:sz w:val="48"/>
          <w:szCs w:val="48"/>
        </w:rPr>
      </w:pPr>
      <w:r>
        <w:rPr>
          <w:rFonts w:ascii="Georgia" w:hAnsi="Georgia"/>
          <w:b w:val="0"/>
          <w:bCs w:val="0"/>
          <w:sz w:val="48"/>
          <w:szCs w:val="48"/>
        </w:rPr>
        <w:t>Open Source tools for Data Science</w:t>
      </w:r>
    </w:p>
    <w:p w14:paraId="14433FA4" w14:textId="77777777" w:rsidR="004714D6" w:rsidRDefault="004714D6" w:rsidP="004714D6">
      <w:pPr>
        <w:pStyle w:val="Heading3"/>
        <w:spacing w:before="0" w:beforeAutospacing="0" w:after="0" w:afterAutospacing="0" w:line="360" w:lineRule="atLeast"/>
        <w:rPr>
          <w:rFonts w:ascii="Arial" w:hAnsi="Arial" w:cs="Arial"/>
          <w:b w:val="0"/>
          <w:bCs w:val="0"/>
          <w:color w:val="A07E46"/>
          <w:sz w:val="24"/>
          <w:szCs w:val="24"/>
        </w:rPr>
      </w:pPr>
      <w:r>
        <w:rPr>
          <w:rFonts w:ascii="Arial" w:hAnsi="Arial" w:cs="Arial"/>
          <w:b w:val="0"/>
          <w:bCs w:val="0"/>
          <w:color w:val="A07E46"/>
          <w:sz w:val="24"/>
          <w:szCs w:val="24"/>
        </w:rPr>
        <w:t>by IBM</w:t>
      </w:r>
    </w:p>
    <w:p w14:paraId="72ED2EB2" w14:textId="77777777" w:rsidR="004714D6" w:rsidRDefault="004714D6" w:rsidP="004714D6">
      <w:pPr>
        <w:rPr>
          <w:rFonts w:ascii="Times New Roman" w:hAnsi="Times New Roman" w:cs="Times New Roman"/>
          <w:sz w:val="24"/>
          <w:szCs w:val="24"/>
        </w:rPr>
      </w:pPr>
      <w:r>
        <w:rPr>
          <w:rStyle w:val="body-2-text"/>
          <w:rFonts w:ascii="Arial" w:hAnsi="Arial" w:cs="Arial"/>
          <w:b/>
          <w:bCs/>
          <w:sz w:val="21"/>
          <w:szCs w:val="21"/>
        </w:rPr>
        <w:t>About this Course</w:t>
      </w:r>
    </w:p>
    <w:p w14:paraId="102564BE" w14:textId="77777777" w:rsidR="004714D6" w:rsidRDefault="004714D6" w:rsidP="004714D6">
      <w:pPr>
        <w:pStyle w:val="NormalWeb"/>
        <w:spacing w:before="0" w:beforeAutospacing="0" w:after="150" w:afterAutospacing="0" w:line="315" w:lineRule="atLeast"/>
        <w:rPr>
          <w:rFonts w:ascii="Arial" w:hAnsi="Arial" w:cs="Arial"/>
          <w:sz w:val="21"/>
          <w:szCs w:val="21"/>
        </w:rPr>
      </w:pPr>
      <w:r>
        <w:rPr>
          <w:rFonts w:ascii="Arial" w:hAnsi="Arial" w:cs="Arial"/>
          <w:sz w:val="21"/>
          <w:szCs w:val="21"/>
        </w:rPr>
        <w:t>What are some of the most popular data science tools, how do you use them, and what are their features? In this course, you'll learn about Jupyter Notebooks, RStudio IDE, Apache Zeppelin and Data Science Experience. You will learn about what each tool is used for, what programming languages they can execute, their features and limitations. With the tools hosted in the cloud on Cognitive Class Labs, you will be able to test each tool and follow instructions to run simple code in Python, R or Scala. To end the course, you will create a final project with a Jupyter Notebook on IBM Data Science Experience and demonstrate your proficiency preparing a notebook, writing Markdown, and sharing your work with your peers. LIMITED TIME OFFER: Subscription is only $39 USD per month for access to graded materials and a certificate.</w:t>
      </w:r>
    </w:p>
    <w:p w14:paraId="05968D17" w14:textId="77777777" w:rsidR="004714D6" w:rsidRDefault="004714D6" w:rsidP="004714D6">
      <w:pPr>
        <w:rPr>
          <w:rFonts w:ascii="Times New Roman" w:hAnsi="Times New Roman" w:cs="Times New Roman"/>
          <w:sz w:val="24"/>
          <w:szCs w:val="24"/>
        </w:rPr>
      </w:pPr>
      <w:r>
        <w:t> Show less</w:t>
      </w:r>
    </w:p>
    <w:p w14:paraId="7BAF6A71" w14:textId="77777777" w:rsidR="004714D6" w:rsidRDefault="004714D6" w:rsidP="004714D6">
      <w:pPr>
        <w:spacing w:before="300" w:after="300"/>
      </w:pPr>
      <w:r>
        <w:pict w14:anchorId="519F1B6A">
          <v:rect id="_x0000_i1035" style="width:0;height:0" o:hralign="center" o:hrstd="t" o:hr="t" fillcolor="#a0a0a0" stroked="f"/>
        </w:pict>
      </w:r>
    </w:p>
    <w:p w14:paraId="13936F02" w14:textId="02DD6419" w:rsidR="004714D6" w:rsidRDefault="004714D6" w:rsidP="004714D6">
      <w:pPr>
        <w:numPr>
          <w:ilvl w:val="0"/>
          <w:numId w:val="21"/>
        </w:numPr>
        <w:spacing w:before="100" w:beforeAutospacing="1" w:after="100" w:afterAutospacing="1" w:line="240" w:lineRule="auto"/>
        <w:ind w:left="0"/>
      </w:pPr>
      <w:r>
        <w:rPr>
          <w:noProof/>
          <w:color w:val="428BCA"/>
        </w:rPr>
        <w:drawing>
          <wp:inline distT="0" distB="0" distL="0" distR="0" wp14:anchorId="5FEB9DED" wp14:editId="3442D475">
            <wp:extent cx="838200" cy="838200"/>
            <wp:effectExtent l="0" t="0" r="0" b="0"/>
            <wp:docPr id="2" name="Picture 2" descr="Polong Lin">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long Lin">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1A16603E" w14:textId="77777777" w:rsidR="004714D6" w:rsidRDefault="004714D6" w:rsidP="004714D6">
      <w:pPr>
        <w:pStyle w:val="instructor-name"/>
        <w:spacing w:before="0" w:beforeAutospacing="0" w:after="45" w:afterAutospacing="0" w:line="315" w:lineRule="atLeast"/>
        <w:rPr>
          <w:rFonts w:ascii="Arial" w:hAnsi="Arial" w:cs="Arial"/>
          <w:sz w:val="21"/>
          <w:szCs w:val="21"/>
        </w:rPr>
      </w:pPr>
      <w:r>
        <w:rPr>
          <w:rStyle w:val="Strong"/>
          <w:rFonts w:ascii="Arial" w:eastAsiaTheme="majorEastAsia" w:hAnsi="Arial" w:cs="Arial"/>
          <w:sz w:val="21"/>
          <w:szCs w:val="21"/>
        </w:rPr>
        <w:t>Taught by:</w:t>
      </w:r>
      <w:r>
        <w:rPr>
          <w:rStyle w:val="body-1-text"/>
          <w:rFonts w:ascii="Arial" w:eastAsiaTheme="majorEastAsia" w:hAnsi="Arial" w:cs="Arial"/>
          <w:sz w:val="21"/>
          <w:szCs w:val="21"/>
        </w:rPr>
        <w:t>  </w:t>
      </w:r>
      <w:proofErr w:type="spellStart"/>
      <w:r>
        <w:rPr>
          <w:rStyle w:val="body-1-text"/>
          <w:rFonts w:ascii="Arial" w:eastAsiaTheme="majorEastAsia" w:hAnsi="Arial" w:cs="Arial"/>
          <w:sz w:val="21"/>
          <w:szCs w:val="21"/>
        </w:rPr>
        <w:fldChar w:fldCharType="begin"/>
      </w:r>
      <w:r>
        <w:rPr>
          <w:rStyle w:val="body-1-text"/>
          <w:rFonts w:ascii="Arial" w:eastAsiaTheme="majorEastAsia" w:hAnsi="Arial" w:cs="Arial"/>
          <w:sz w:val="21"/>
          <w:szCs w:val="21"/>
        </w:rPr>
        <w:instrText xml:space="preserve"> HYPERLINK "https://www.coursera.org/instructor/polong-lin" \t "_blank" </w:instrText>
      </w:r>
      <w:r>
        <w:rPr>
          <w:rStyle w:val="body-1-text"/>
          <w:rFonts w:ascii="Arial" w:eastAsiaTheme="majorEastAsia" w:hAnsi="Arial" w:cs="Arial"/>
          <w:sz w:val="21"/>
          <w:szCs w:val="21"/>
        </w:rPr>
        <w:fldChar w:fldCharType="separate"/>
      </w:r>
      <w:r>
        <w:rPr>
          <w:rStyle w:val="Hyperlink"/>
          <w:rFonts w:ascii="Arial" w:hAnsi="Arial" w:cs="Arial"/>
          <w:color w:val="428BCA"/>
          <w:sz w:val="21"/>
          <w:szCs w:val="21"/>
        </w:rPr>
        <w:t>Polong</w:t>
      </w:r>
      <w:proofErr w:type="spellEnd"/>
      <w:r>
        <w:rPr>
          <w:rStyle w:val="Hyperlink"/>
          <w:rFonts w:ascii="Arial" w:hAnsi="Arial" w:cs="Arial"/>
          <w:color w:val="428BCA"/>
          <w:sz w:val="21"/>
          <w:szCs w:val="21"/>
        </w:rPr>
        <w:t xml:space="preserve"> Lin</w:t>
      </w:r>
      <w:r>
        <w:rPr>
          <w:rStyle w:val="body-1-text"/>
          <w:rFonts w:ascii="Arial" w:eastAsiaTheme="majorEastAsia" w:hAnsi="Arial" w:cs="Arial"/>
          <w:sz w:val="21"/>
          <w:szCs w:val="21"/>
        </w:rPr>
        <w:fldChar w:fldCharType="end"/>
      </w:r>
      <w:r>
        <w:rPr>
          <w:rStyle w:val="body-1-text"/>
          <w:rFonts w:ascii="Arial" w:eastAsiaTheme="majorEastAsia" w:hAnsi="Arial" w:cs="Arial"/>
          <w:sz w:val="21"/>
          <w:szCs w:val="21"/>
        </w:rPr>
        <w:t>, Data Scientist</w:t>
      </w:r>
    </w:p>
    <w:p w14:paraId="6776ED0F" w14:textId="77777777" w:rsidR="004714D6" w:rsidRDefault="004714D6" w:rsidP="004714D6">
      <w:pPr>
        <w:spacing w:beforeAutospacing="1" w:afterAutospacing="1" w:line="270" w:lineRule="atLeast"/>
        <w:rPr>
          <w:rFonts w:ascii="Arial" w:hAnsi="Arial" w:cs="Arial"/>
          <w:color w:val="A07E46"/>
          <w:sz w:val="18"/>
          <w:szCs w:val="18"/>
        </w:rPr>
      </w:pPr>
      <w:r>
        <w:rPr>
          <w:rFonts w:ascii="Arial" w:hAnsi="Arial" w:cs="Arial"/>
          <w:color w:val="A07E46"/>
          <w:sz w:val="18"/>
          <w:szCs w:val="18"/>
        </w:rPr>
        <w:t>IBM Developer Skills Network</w:t>
      </w:r>
    </w:p>
    <w:tbl>
      <w:tblPr>
        <w:tblW w:w="144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00"/>
        <w:gridCol w:w="11400"/>
      </w:tblGrid>
      <w:tr w:rsidR="004714D6" w14:paraId="49DA8A5B"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hideMark/>
          </w:tcPr>
          <w:p w14:paraId="58713DAD" w14:textId="77777777" w:rsidR="004714D6" w:rsidRDefault="004714D6" w:rsidP="004714D6">
            <w:pPr>
              <w:spacing w:after="300" w:line="240" w:lineRule="auto"/>
              <w:rPr>
                <w:rFonts w:ascii="Times New Roman" w:hAnsi="Times New Roman" w:cs="Times New Roman"/>
                <w:sz w:val="24"/>
                <w:szCs w:val="24"/>
              </w:rPr>
            </w:pPr>
            <w:r>
              <w:rPr>
                <w:rStyle w:val="td-title"/>
                <w:b/>
                <w:bCs/>
              </w:rPr>
              <w:t>Basic Info</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vAlign w:val="center"/>
            <w:hideMark/>
          </w:tcPr>
          <w:p w14:paraId="0B57FEE7" w14:textId="77777777" w:rsidR="004714D6" w:rsidRDefault="004714D6" w:rsidP="004714D6">
            <w:pPr>
              <w:spacing w:after="300"/>
            </w:pPr>
            <w:r>
              <w:t>Course 2 of 9 in the </w:t>
            </w:r>
            <w:hyperlink r:id="rId7" w:tgtFrame="_blank" w:history="1">
              <w:r>
                <w:rPr>
                  <w:rStyle w:val="Hyperlink"/>
                  <w:color w:val="428BCA"/>
                </w:rPr>
                <w:t>IBM Data Science Specialization</w:t>
              </w:r>
            </w:hyperlink>
          </w:p>
        </w:tc>
      </w:tr>
      <w:tr w:rsidR="004714D6" w14:paraId="5419954A"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hideMark/>
          </w:tcPr>
          <w:p w14:paraId="5FFAA5DD" w14:textId="77777777" w:rsidR="004714D6" w:rsidRDefault="004714D6">
            <w:pPr>
              <w:spacing w:after="300"/>
            </w:pPr>
            <w:r>
              <w:rPr>
                <w:rStyle w:val="td-title"/>
                <w:b/>
                <w:bCs/>
              </w:rPr>
              <w:t>Level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vAlign w:val="center"/>
            <w:hideMark/>
          </w:tcPr>
          <w:p w14:paraId="2DBA0333" w14:textId="77777777" w:rsidR="004714D6" w:rsidRDefault="004714D6">
            <w:pPr>
              <w:spacing w:after="300"/>
            </w:pPr>
            <w:r>
              <w:t>Beginner</w:t>
            </w:r>
          </w:p>
        </w:tc>
      </w:tr>
      <w:tr w:rsidR="004714D6" w14:paraId="788C463B"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hideMark/>
          </w:tcPr>
          <w:p w14:paraId="748128F2" w14:textId="77777777" w:rsidR="004714D6" w:rsidRDefault="004714D6">
            <w:pPr>
              <w:spacing w:after="300"/>
            </w:pPr>
            <w:r>
              <w:rPr>
                <w:rStyle w:val="td-title"/>
                <w:b/>
                <w:bCs/>
              </w:rPr>
              <w:t>Commitment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vAlign w:val="center"/>
            <w:hideMark/>
          </w:tcPr>
          <w:p w14:paraId="1A0CCFCA" w14:textId="77777777" w:rsidR="004714D6" w:rsidRDefault="004714D6">
            <w:pPr>
              <w:spacing w:after="300"/>
            </w:pPr>
            <w:r>
              <w:t>3 weeks of study, 2-3 hours/week</w:t>
            </w:r>
          </w:p>
        </w:tc>
      </w:tr>
      <w:tr w:rsidR="004714D6" w14:paraId="739E96F9"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hideMark/>
          </w:tcPr>
          <w:p w14:paraId="386F3B12" w14:textId="77777777" w:rsidR="004714D6" w:rsidRDefault="004714D6">
            <w:pPr>
              <w:spacing w:after="300"/>
            </w:pPr>
            <w:r>
              <w:rPr>
                <w:rStyle w:val="td-title"/>
                <w:b/>
                <w:bCs/>
              </w:rPr>
              <w:t>Language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vAlign w:val="center"/>
            <w:hideMark/>
          </w:tcPr>
          <w:p w14:paraId="1E3A0246" w14:textId="77777777" w:rsidR="004714D6" w:rsidRDefault="004714D6" w:rsidP="004714D6">
            <w:pPr>
              <w:spacing w:after="300"/>
            </w:pPr>
            <w:r>
              <w:t>English, </w:t>
            </w:r>
            <w:r>
              <w:rPr>
                <w:rStyle w:val="Strong"/>
              </w:rPr>
              <w:t>Subtitles: </w:t>
            </w:r>
            <w:r>
              <w:t>Russian</w:t>
            </w:r>
          </w:p>
          <w:p w14:paraId="3275FE03" w14:textId="77777777" w:rsidR="004714D6" w:rsidRDefault="004714D6" w:rsidP="004714D6">
            <w:pPr>
              <w:spacing w:after="300"/>
            </w:pPr>
            <w:hyperlink r:id="rId8" w:history="1">
              <w:r>
                <w:rPr>
                  <w:rStyle w:val="Hyperlink"/>
                  <w:color w:val="2A73CC"/>
                </w:rPr>
                <w:t>Volunteer to translate subtitles for this course</w:t>
              </w:r>
            </w:hyperlink>
          </w:p>
        </w:tc>
      </w:tr>
      <w:tr w:rsidR="004714D6" w14:paraId="6F52F532"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hideMark/>
          </w:tcPr>
          <w:p w14:paraId="2612BF27" w14:textId="77777777" w:rsidR="004714D6" w:rsidRDefault="004714D6">
            <w:pPr>
              <w:spacing w:after="300"/>
            </w:pPr>
            <w:r>
              <w:rPr>
                <w:rStyle w:val="td-title"/>
                <w:b/>
                <w:bCs/>
              </w:rPr>
              <w:lastRenderedPageBreak/>
              <w:t>How To Pass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225" w:type="dxa"/>
              <w:left w:w="300" w:type="dxa"/>
              <w:bottom w:w="225" w:type="dxa"/>
              <w:right w:w="300" w:type="dxa"/>
            </w:tcMar>
            <w:vAlign w:val="center"/>
            <w:hideMark/>
          </w:tcPr>
          <w:p w14:paraId="383BF5D6" w14:textId="77777777" w:rsidR="004714D6" w:rsidRDefault="004714D6">
            <w:pPr>
              <w:spacing w:after="300"/>
            </w:pPr>
            <w:r>
              <w:t>Pass all graded assignments to complete the course.</w:t>
            </w:r>
          </w:p>
        </w:tc>
      </w:tr>
      <w:tr w:rsidR="004714D6" w14:paraId="41BA29B3" w14:textId="77777777" w:rsidTr="004714D6">
        <w:tc>
          <w:tcPr>
            <w:tcW w:w="3000" w:type="dxa"/>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hideMark/>
          </w:tcPr>
          <w:p w14:paraId="5C9572ED" w14:textId="77777777" w:rsidR="004714D6" w:rsidRDefault="004714D6">
            <w:pPr>
              <w:spacing w:after="300"/>
            </w:pPr>
            <w:r>
              <w:rPr>
                <w:rStyle w:val="td-title"/>
                <w:b/>
                <w:bCs/>
              </w:rPr>
              <w:t>User Ratings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225" w:type="dxa"/>
              <w:left w:w="300" w:type="dxa"/>
              <w:bottom w:w="225" w:type="dxa"/>
              <w:right w:w="300" w:type="dxa"/>
            </w:tcMar>
            <w:vAlign w:val="center"/>
            <w:hideMark/>
          </w:tcPr>
          <w:p w14:paraId="6C66E05C" w14:textId="77777777" w:rsidR="004714D6" w:rsidRDefault="004714D6" w:rsidP="004714D6">
            <w:pPr>
              <w:spacing w:after="300"/>
            </w:pPr>
            <w:r>
              <w:t>Average User Rating 4.6</w:t>
            </w:r>
          </w:p>
        </w:tc>
      </w:tr>
    </w:tbl>
    <w:p w14:paraId="1DDE90AC" w14:textId="77777777" w:rsidR="004714D6" w:rsidRDefault="004714D6" w:rsidP="004714D6">
      <w:pPr>
        <w:pStyle w:val="Heading3"/>
        <w:spacing w:before="0" w:beforeAutospacing="0" w:after="0" w:afterAutospacing="0" w:line="360" w:lineRule="atLeast"/>
        <w:rPr>
          <w:rFonts w:ascii="Arial" w:hAnsi="Arial" w:cs="Arial"/>
          <w:b w:val="0"/>
          <w:bCs w:val="0"/>
          <w:sz w:val="33"/>
          <w:szCs w:val="33"/>
        </w:rPr>
      </w:pPr>
      <w:r>
        <w:rPr>
          <w:rFonts w:ascii="Arial" w:hAnsi="Arial" w:cs="Arial"/>
          <w:b w:val="0"/>
          <w:bCs w:val="0"/>
          <w:sz w:val="33"/>
          <w:szCs w:val="33"/>
        </w:rPr>
        <w:t>Syllabus</w:t>
      </w:r>
    </w:p>
    <w:p w14:paraId="7E60C563" w14:textId="77777777" w:rsidR="004714D6" w:rsidRDefault="004714D6" w:rsidP="004714D6">
      <w:pPr>
        <w:pStyle w:val="Heading3"/>
        <w:shd w:val="clear" w:color="auto" w:fill="F6F6F6"/>
        <w:spacing w:before="0" w:beforeAutospacing="0" w:after="0" w:afterAutospacing="0"/>
        <w:rPr>
          <w:rFonts w:ascii="inherit" w:hAnsi="inherit" w:cs="Arial"/>
          <w:b w:val="0"/>
          <w:bCs w:val="0"/>
          <w:sz w:val="36"/>
          <w:szCs w:val="36"/>
        </w:rPr>
      </w:pPr>
      <w:r>
        <w:rPr>
          <w:rFonts w:ascii="inherit" w:hAnsi="inherit" w:cs="Arial"/>
          <w:b w:val="0"/>
          <w:bCs w:val="0"/>
          <w:sz w:val="36"/>
          <w:szCs w:val="36"/>
        </w:rPr>
        <w:t>WEEK 1</w:t>
      </w:r>
    </w:p>
    <w:p w14:paraId="61815BED"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Introducing Skills Network Labs</w:t>
      </w:r>
    </w:p>
    <w:p w14:paraId="3AB081C4"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This week, you will get an overview of the various data science tools available to you, hosted on the IBM Developer Skills Network Labs (SN Labs). You will create an account and start exploring some of the features.</w:t>
      </w:r>
    </w:p>
    <w:p w14:paraId="206F20E9"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3 readings, 1 practice quiz</w:t>
      </w:r>
    </w:p>
    <w:p w14:paraId="624E42EA"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1 material</w:t>
      </w:r>
    </w:p>
    <w:p w14:paraId="6F69F4A7" w14:textId="77777777" w:rsidR="004714D6" w:rsidRDefault="004714D6" w:rsidP="004714D6">
      <w:pPr>
        <w:pStyle w:val="item-row"/>
        <w:numPr>
          <w:ilvl w:val="0"/>
          <w:numId w:val="22"/>
        </w:numPr>
        <w:shd w:val="clear" w:color="auto" w:fill="FFFFFF"/>
        <w:spacing w:before="150" w:beforeAutospacing="0"/>
      </w:pPr>
    </w:p>
    <w:p w14:paraId="4EDBAF37" w14:textId="77777777" w:rsidR="004714D6" w:rsidRDefault="004714D6" w:rsidP="004714D6">
      <w:pPr>
        <w:pStyle w:val="item-row"/>
        <w:numPr>
          <w:ilvl w:val="0"/>
          <w:numId w:val="22"/>
        </w:numPr>
        <w:shd w:val="clear" w:color="auto" w:fill="FFFFFF"/>
        <w:spacing w:before="150" w:beforeAutospacing="0"/>
      </w:pPr>
    </w:p>
    <w:p w14:paraId="5CDDB742" w14:textId="77777777" w:rsidR="004714D6" w:rsidRDefault="004714D6" w:rsidP="004714D6">
      <w:pPr>
        <w:pStyle w:val="item-row"/>
        <w:numPr>
          <w:ilvl w:val="0"/>
          <w:numId w:val="22"/>
        </w:numPr>
        <w:shd w:val="clear" w:color="auto" w:fill="FFFFFF"/>
        <w:spacing w:before="150" w:beforeAutospacing="0"/>
      </w:pPr>
    </w:p>
    <w:p w14:paraId="40CC367E" w14:textId="77777777" w:rsidR="004714D6" w:rsidRDefault="004714D6" w:rsidP="004714D6">
      <w:pPr>
        <w:pStyle w:val="item-row"/>
        <w:numPr>
          <w:ilvl w:val="0"/>
          <w:numId w:val="22"/>
        </w:numPr>
        <w:shd w:val="clear" w:color="auto" w:fill="FFFFFF"/>
        <w:spacing w:before="150" w:beforeAutospacing="0"/>
      </w:pPr>
    </w:p>
    <w:p w14:paraId="75535F9B" w14:textId="77777777" w:rsidR="004714D6" w:rsidRDefault="004714D6" w:rsidP="004714D6">
      <w:pPr>
        <w:pStyle w:val="item-row"/>
        <w:numPr>
          <w:ilvl w:val="0"/>
          <w:numId w:val="22"/>
        </w:numPr>
        <w:shd w:val="clear" w:color="auto" w:fill="FFFFFF"/>
        <w:spacing w:before="150" w:beforeAutospacing="0"/>
      </w:pPr>
    </w:p>
    <w:p w14:paraId="1A87A35D" w14:textId="77777777" w:rsidR="004714D6" w:rsidRDefault="004714D6" w:rsidP="004714D6">
      <w:pPr>
        <w:pStyle w:val="item-row"/>
        <w:numPr>
          <w:ilvl w:val="0"/>
          <w:numId w:val="22"/>
        </w:numPr>
        <w:shd w:val="clear" w:color="auto" w:fill="FFFFFF"/>
        <w:spacing w:before="150" w:beforeAutospacing="0"/>
      </w:pPr>
    </w:p>
    <w:p w14:paraId="6092E98B"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Quiz 1 - Skills Network Labs</w:t>
      </w:r>
    </w:p>
    <w:p w14:paraId="7F1673A0"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Jupyter Notebooks</w:t>
      </w:r>
    </w:p>
    <w:p w14:paraId="1B5EC42D"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This week, you will learn about a popular data science tool, Jupyter Notebooks, its features, and why they are so popular among data scientists today.</w:t>
      </w:r>
    </w:p>
    <w:p w14:paraId="1D98C05A"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2 videos</w:t>
      </w:r>
    </w:p>
    <w:p w14:paraId="0817F38C"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1 material</w:t>
      </w:r>
    </w:p>
    <w:p w14:paraId="19E6F3D7" w14:textId="77777777" w:rsidR="004714D6" w:rsidRDefault="004714D6" w:rsidP="004714D6">
      <w:pPr>
        <w:pStyle w:val="item-row"/>
        <w:numPr>
          <w:ilvl w:val="0"/>
          <w:numId w:val="23"/>
        </w:numPr>
        <w:shd w:val="clear" w:color="auto" w:fill="FFFFFF"/>
        <w:spacing w:before="150" w:beforeAutospacing="0"/>
      </w:pPr>
    </w:p>
    <w:p w14:paraId="4C253880" w14:textId="77777777" w:rsidR="004714D6" w:rsidRDefault="004714D6" w:rsidP="004714D6">
      <w:pPr>
        <w:pStyle w:val="item-row"/>
        <w:numPr>
          <w:ilvl w:val="0"/>
          <w:numId w:val="23"/>
        </w:numPr>
        <w:shd w:val="clear" w:color="auto" w:fill="FFFFFF"/>
        <w:spacing w:before="150" w:beforeAutospacing="0"/>
      </w:pPr>
    </w:p>
    <w:p w14:paraId="4AF56595" w14:textId="77777777" w:rsidR="004714D6" w:rsidRDefault="004714D6" w:rsidP="004714D6">
      <w:pPr>
        <w:pStyle w:val="item-row"/>
        <w:numPr>
          <w:ilvl w:val="0"/>
          <w:numId w:val="23"/>
        </w:numPr>
        <w:shd w:val="clear" w:color="auto" w:fill="FFFFFF"/>
        <w:spacing w:before="150" w:beforeAutospacing="0"/>
      </w:pPr>
    </w:p>
    <w:p w14:paraId="4346F23A" w14:textId="77777777" w:rsidR="004714D6" w:rsidRDefault="004714D6" w:rsidP="004714D6">
      <w:pPr>
        <w:pStyle w:val="item-row"/>
        <w:numPr>
          <w:ilvl w:val="0"/>
          <w:numId w:val="23"/>
        </w:numPr>
        <w:shd w:val="clear" w:color="auto" w:fill="FFFFFF"/>
        <w:spacing w:before="150" w:beforeAutospacing="0"/>
      </w:pPr>
    </w:p>
    <w:p w14:paraId="13C76088" w14:textId="77777777" w:rsidR="004714D6" w:rsidRDefault="004714D6" w:rsidP="004714D6">
      <w:pPr>
        <w:pStyle w:val="item-row"/>
        <w:numPr>
          <w:ilvl w:val="0"/>
          <w:numId w:val="23"/>
        </w:numPr>
        <w:shd w:val="clear" w:color="auto" w:fill="FFFFFF"/>
        <w:spacing w:before="150" w:beforeAutospacing="0"/>
      </w:pPr>
    </w:p>
    <w:p w14:paraId="62CF037E" w14:textId="77777777" w:rsidR="004714D6" w:rsidRDefault="004714D6" w:rsidP="004714D6">
      <w:pPr>
        <w:pStyle w:val="item-row"/>
        <w:numPr>
          <w:ilvl w:val="0"/>
          <w:numId w:val="23"/>
        </w:numPr>
        <w:shd w:val="clear" w:color="auto" w:fill="FFFFFF"/>
        <w:spacing w:before="150" w:beforeAutospacing="0"/>
      </w:pPr>
    </w:p>
    <w:p w14:paraId="3AC5DA8E"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Quiz 2 - Jupyter Notebooks</w:t>
      </w:r>
    </w:p>
    <w:p w14:paraId="535E54FF" w14:textId="77777777" w:rsidR="004714D6" w:rsidRDefault="004714D6" w:rsidP="004714D6">
      <w:pPr>
        <w:pStyle w:val="Heading3"/>
        <w:shd w:val="clear" w:color="auto" w:fill="F6F6F6"/>
        <w:spacing w:before="0" w:beforeAutospacing="0" w:after="0" w:afterAutospacing="0"/>
        <w:rPr>
          <w:rFonts w:ascii="inherit" w:hAnsi="inherit" w:cs="Arial"/>
          <w:b w:val="0"/>
          <w:bCs w:val="0"/>
          <w:sz w:val="36"/>
          <w:szCs w:val="36"/>
        </w:rPr>
      </w:pPr>
      <w:r>
        <w:rPr>
          <w:rFonts w:ascii="inherit" w:hAnsi="inherit" w:cs="Arial"/>
          <w:b w:val="0"/>
          <w:bCs w:val="0"/>
          <w:sz w:val="36"/>
          <w:szCs w:val="36"/>
        </w:rPr>
        <w:lastRenderedPageBreak/>
        <w:t>WEEK 2</w:t>
      </w:r>
    </w:p>
    <w:p w14:paraId="64EFAB8D"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Apache Zeppelin Notebooks</w:t>
      </w:r>
    </w:p>
    <w:p w14:paraId="59953629"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This week, you will learn about Apache Zeppelin Notebooks, its feature, and how they are different from Jupyter Notebooks.</w:t>
      </w:r>
    </w:p>
    <w:p w14:paraId="4C4B98FD"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3 videos</w:t>
      </w:r>
    </w:p>
    <w:p w14:paraId="0B38F070"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2 material</w:t>
      </w:r>
    </w:p>
    <w:p w14:paraId="226CB9F4" w14:textId="77777777" w:rsidR="004714D6" w:rsidRDefault="004714D6" w:rsidP="004714D6">
      <w:pPr>
        <w:pStyle w:val="item-row"/>
        <w:numPr>
          <w:ilvl w:val="0"/>
          <w:numId w:val="24"/>
        </w:numPr>
        <w:shd w:val="clear" w:color="auto" w:fill="FFFFFF"/>
        <w:spacing w:before="150" w:beforeAutospacing="0"/>
      </w:pPr>
    </w:p>
    <w:p w14:paraId="40268122" w14:textId="77777777" w:rsidR="004714D6" w:rsidRDefault="004714D6" w:rsidP="004714D6">
      <w:pPr>
        <w:pStyle w:val="item-row"/>
        <w:numPr>
          <w:ilvl w:val="0"/>
          <w:numId w:val="24"/>
        </w:numPr>
        <w:shd w:val="clear" w:color="auto" w:fill="FFFFFF"/>
        <w:spacing w:before="150" w:beforeAutospacing="0"/>
      </w:pPr>
    </w:p>
    <w:p w14:paraId="2034D7BC" w14:textId="77777777" w:rsidR="004714D6" w:rsidRDefault="004714D6" w:rsidP="004714D6">
      <w:pPr>
        <w:pStyle w:val="item-row"/>
        <w:numPr>
          <w:ilvl w:val="0"/>
          <w:numId w:val="24"/>
        </w:numPr>
        <w:shd w:val="clear" w:color="auto" w:fill="FFFFFF"/>
        <w:spacing w:before="150" w:beforeAutospacing="0"/>
      </w:pPr>
    </w:p>
    <w:p w14:paraId="26450DBB" w14:textId="77777777" w:rsidR="004714D6" w:rsidRDefault="004714D6" w:rsidP="004714D6">
      <w:pPr>
        <w:pStyle w:val="item-row"/>
        <w:numPr>
          <w:ilvl w:val="0"/>
          <w:numId w:val="24"/>
        </w:numPr>
        <w:shd w:val="clear" w:color="auto" w:fill="FFFFFF"/>
        <w:spacing w:before="150" w:beforeAutospacing="0"/>
      </w:pPr>
    </w:p>
    <w:p w14:paraId="422C8EE2" w14:textId="77777777" w:rsidR="004714D6" w:rsidRDefault="004714D6" w:rsidP="004714D6">
      <w:pPr>
        <w:pStyle w:val="item-row"/>
        <w:numPr>
          <w:ilvl w:val="0"/>
          <w:numId w:val="24"/>
        </w:numPr>
        <w:shd w:val="clear" w:color="auto" w:fill="FFFFFF"/>
        <w:spacing w:before="150" w:beforeAutospacing="0"/>
      </w:pPr>
    </w:p>
    <w:p w14:paraId="427246AC"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Quiz 3 - Zeppelin Notebooks</w:t>
      </w:r>
    </w:p>
    <w:p w14:paraId="350E14C5"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RStudio IDE</w:t>
      </w:r>
    </w:p>
    <w:p w14:paraId="783F8CB3"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This week, you will learn about a popular data science tool used by R programmers. You'll learn about the user interface and how to use its various features.</w:t>
      </w:r>
    </w:p>
    <w:p w14:paraId="3905A5A4"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4 videos</w:t>
      </w:r>
    </w:p>
    <w:p w14:paraId="28B04CBC"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2 material</w:t>
      </w:r>
    </w:p>
    <w:p w14:paraId="0E7C9F11" w14:textId="77777777" w:rsidR="004714D6" w:rsidRDefault="004714D6" w:rsidP="004714D6">
      <w:pPr>
        <w:pStyle w:val="item-row"/>
        <w:numPr>
          <w:ilvl w:val="0"/>
          <w:numId w:val="25"/>
        </w:numPr>
        <w:shd w:val="clear" w:color="auto" w:fill="FFFFFF"/>
        <w:spacing w:before="150" w:beforeAutospacing="0"/>
      </w:pPr>
    </w:p>
    <w:p w14:paraId="5DEF0FB0" w14:textId="77777777" w:rsidR="004714D6" w:rsidRDefault="004714D6" w:rsidP="004714D6">
      <w:pPr>
        <w:pStyle w:val="item-row"/>
        <w:numPr>
          <w:ilvl w:val="0"/>
          <w:numId w:val="25"/>
        </w:numPr>
        <w:shd w:val="clear" w:color="auto" w:fill="FFFFFF"/>
        <w:spacing w:before="150" w:beforeAutospacing="0"/>
      </w:pPr>
    </w:p>
    <w:p w14:paraId="3739BBD7" w14:textId="77777777" w:rsidR="004714D6" w:rsidRDefault="004714D6" w:rsidP="004714D6">
      <w:pPr>
        <w:pStyle w:val="item-row"/>
        <w:numPr>
          <w:ilvl w:val="0"/>
          <w:numId w:val="25"/>
        </w:numPr>
        <w:shd w:val="clear" w:color="auto" w:fill="FFFFFF"/>
        <w:spacing w:before="150" w:beforeAutospacing="0"/>
      </w:pPr>
    </w:p>
    <w:p w14:paraId="3CE7E5F9" w14:textId="77777777" w:rsidR="004714D6" w:rsidRDefault="004714D6" w:rsidP="004714D6">
      <w:pPr>
        <w:pStyle w:val="item-row"/>
        <w:numPr>
          <w:ilvl w:val="0"/>
          <w:numId w:val="25"/>
        </w:numPr>
        <w:shd w:val="clear" w:color="auto" w:fill="FFFFFF"/>
        <w:spacing w:before="150" w:beforeAutospacing="0"/>
      </w:pPr>
    </w:p>
    <w:p w14:paraId="276E4425" w14:textId="77777777" w:rsidR="004714D6" w:rsidRDefault="004714D6" w:rsidP="004714D6">
      <w:pPr>
        <w:pStyle w:val="item-row"/>
        <w:numPr>
          <w:ilvl w:val="0"/>
          <w:numId w:val="25"/>
        </w:numPr>
        <w:shd w:val="clear" w:color="auto" w:fill="FFFFFF"/>
        <w:spacing w:before="150" w:beforeAutospacing="0"/>
      </w:pPr>
    </w:p>
    <w:p w14:paraId="4C390C3E" w14:textId="77777777" w:rsidR="004714D6" w:rsidRDefault="004714D6" w:rsidP="004714D6">
      <w:pPr>
        <w:pStyle w:val="item-row"/>
        <w:numPr>
          <w:ilvl w:val="0"/>
          <w:numId w:val="25"/>
        </w:numPr>
        <w:shd w:val="clear" w:color="auto" w:fill="FFFFFF"/>
        <w:spacing w:before="150" w:beforeAutospacing="0"/>
      </w:pPr>
    </w:p>
    <w:p w14:paraId="43978755"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Quiz 4 - RStudio IDE</w:t>
      </w:r>
    </w:p>
    <w:p w14:paraId="272F956E" w14:textId="77777777" w:rsidR="004714D6" w:rsidRDefault="004714D6" w:rsidP="004714D6">
      <w:pPr>
        <w:pStyle w:val="Heading3"/>
        <w:shd w:val="clear" w:color="auto" w:fill="F6F6F6"/>
        <w:spacing w:before="0" w:beforeAutospacing="0" w:after="0" w:afterAutospacing="0"/>
        <w:rPr>
          <w:rFonts w:ascii="inherit" w:hAnsi="inherit" w:cs="Arial"/>
          <w:b w:val="0"/>
          <w:bCs w:val="0"/>
          <w:sz w:val="36"/>
          <w:szCs w:val="36"/>
        </w:rPr>
      </w:pPr>
      <w:r>
        <w:rPr>
          <w:rFonts w:ascii="inherit" w:hAnsi="inherit" w:cs="Arial"/>
          <w:b w:val="0"/>
          <w:bCs w:val="0"/>
          <w:sz w:val="36"/>
          <w:szCs w:val="36"/>
        </w:rPr>
        <w:t>WEEK 3</w:t>
      </w:r>
    </w:p>
    <w:p w14:paraId="678476B9"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IBM Watson Studio</w:t>
      </w:r>
    </w:p>
    <w:p w14:paraId="5FCB8846"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This week, you will learn about an enterprise-ready data science platform by IBM, called Watson Studio (</w:t>
      </w:r>
      <w:proofErr w:type="spellStart"/>
      <w:r>
        <w:rPr>
          <w:rFonts w:ascii="Arial" w:hAnsi="Arial" w:cs="Arial"/>
          <w:sz w:val="21"/>
          <w:szCs w:val="21"/>
        </w:rPr>
        <w:t>formerley</w:t>
      </w:r>
      <w:proofErr w:type="spellEnd"/>
      <w:r>
        <w:rPr>
          <w:rFonts w:ascii="Arial" w:hAnsi="Arial" w:cs="Arial"/>
          <w:sz w:val="21"/>
          <w:szCs w:val="21"/>
        </w:rPr>
        <w:t xml:space="preserve"> known as Data Science Experience). You'll learn about some of the features and capabilities of what data scientists use in the industry.</w:t>
      </w:r>
    </w:p>
    <w:p w14:paraId="1E37C2F1"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4 videos, 2 readings</w:t>
      </w:r>
    </w:p>
    <w:p w14:paraId="5C3E6566"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3 material</w:t>
      </w:r>
    </w:p>
    <w:p w14:paraId="60C4EFB1" w14:textId="77777777" w:rsidR="004714D6" w:rsidRDefault="004714D6" w:rsidP="004714D6">
      <w:pPr>
        <w:pStyle w:val="item-row"/>
        <w:numPr>
          <w:ilvl w:val="0"/>
          <w:numId w:val="26"/>
        </w:numPr>
        <w:shd w:val="clear" w:color="auto" w:fill="FFFFFF"/>
        <w:spacing w:before="150" w:beforeAutospacing="0"/>
      </w:pPr>
    </w:p>
    <w:p w14:paraId="7E2C39E1" w14:textId="77777777" w:rsidR="004714D6" w:rsidRDefault="004714D6" w:rsidP="004714D6">
      <w:pPr>
        <w:pStyle w:val="item-row"/>
        <w:numPr>
          <w:ilvl w:val="0"/>
          <w:numId w:val="26"/>
        </w:numPr>
        <w:shd w:val="clear" w:color="auto" w:fill="FFFFFF"/>
        <w:spacing w:before="150" w:beforeAutospacing="0"/>
      </w:pPr>
    </w:p>
    <w:p w14:paraId="01B5721D" w14:textId="77777777" w:rsidR="004714D6" w:rsidRDefault="004714D6" w:rsidP="004714D6">
      <w:pPr>
        <w:pStyle w:val="item-row"/>
        <w:numPr>
          <w:ilvl w:val="0"/>
          <w:numId w:val="26"/>
        </w:numPr>
        <w:shd w:val="clear" w:color="auto" w:fill="FFFFFF"/>
        <w:spacing w:before="150" w:beforeAutospacing="0"/>
      </w:pPr>
    </w:p>
    <w:p w14:paraId="28E7824D" w14:textId="77777777" w:rsidR="004714D6" w:rsidRDefault="004714D6" w:rsidP="004714D6">
      <w:pPr>
        <w:pStyle w:val="item-row"/>
        <w:numPr>
          <w:ilvl w:val="0"/>
          <w:numId w:val="26"/>
        </w:numPr>
        <w:shd w:val="clear" w:color="auto" w:fill="FFFFFF"/>
        <w:spacing w:before="150" w:beforeAutospacing="0"/>
      </w:pPr>
    </w:p>
    <w:p w14:paraId="547E8D8E" w14:textId="77777777" w:rsidR="004714D6" w:rsidRDefault="004714D6" w:rsidP="004714D6">
      <w:pPr>
        <w:pStyle w:val="item-row"/>
        <w:numPr>
          <w:ilvl w:val="0"/>
          <w:numId w:val="26"/>
        </w:numPr>
        <w:shd w:val="clear" w:color="auto" w:fill="FFFFFF"/>
        <w:spacing w:before="150" w:beforeAutospacing="0"/>
      </w:pPr>
    </w:p>
    <w:p w14:paraId="1609594E" w14:textId="77777777" w:rsidR="004714D6" w:rsidRDefault="004714D6" w:rsidP="004714D6">
      <w:pPr>
        <w:pStyle w:val="item-row"/>
        <w:numPr>
          <w:ilvl w:val="0"/>
          <w:numId w:val="26"/>
        </w:numPr>
        <w:shd w:val="clear" w:color="auto" w:fill="FFFFFF"/>
        <w:spacing w:before="150" w:beforeAutospacing="0"/>
      </w:pPr>
    </w:p>
    <w:p w14:paraId="7FB3BB35"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Quiz 5 - IBM Watson Studio</w:t>
      </w:r>
    </w:p>
    <w:p w14:paraId="2D21D119" w14:textId="77777777" w:rsidR="004714D6" w:rsidRDefault="004714D6" w:rsidP="004714D6">
      <w:pPr>
        <w:shd w:val="clear" w:color="auto" w:fill="FFFFFF"/>
        <w:spacing w:line="360" w:lineRule="atLeast"/>
        <w:rPr>
          <w:rFonts w:ascii="Arial" w:hAnsi="Arial" w:cs="Arial"/>
          <w:sz w:val="30"/>
          <w:szCs w:val="30"/>
        </w:rPr>
      </w:pPr>
      <w:r>
        <w:rPr>
          <w:rFonts w:ascii="Arial" w:hAnsi="Arial" w:cs="Arial"/>
          <w:sz w:val="30"/>
          <w:szCs w:val="30"/>
        </w:rPr>
        <w:t>Project: Create and share a Jupyter Notebook</w:t>
      </w:r>
    </w:p>
    <w:p w14:paraId="055F74D7" w14:textId="77777777" w:rsidR="004714D6" w:rsidRDefault="004714D6" w:rsidP="004714D6">
      <w:pPr>
        <w:shd w:val="clear" w:color="auto" w:fill="FFFFFF"/>
        <w:spacing w:line="315" w:lineRule="atLeast"/>
        <w:rPr>
          <w:rFonts w:ascii="Arial" w:hAnsi="Arial" w:cs="Arial"/>
          <w:sz w:val="21"/>
          <w:szCs w:val="21"/>
        </w:rPr>
      </w:pPr>
      <w:r>
        <w:rPr>
          <w:rFonts w:ascii="Arial" w:hAnsi="Arial" w:cs="Arial"/>
          <w:sz w:val="21"/>
          <w:szCs w:val="21"/>
        </w:rPr>
        <w:t>1 reading</w:t>
      </w:r>
    </w:p>
    <w:p w14:paraId="3A121DE5" w14:textId="77777777" w:rsidR="004714D6" w:rsidRDefault="004714D6" w:rsidP="004714D6">
      <w:pPr>
        <w:shd w:val="clear" w:color="auto" w:fill="FFFFFF"/>
        <w:spacing w:line="240" w:lineRule="auto"/>
        <w:rPr>
          <w:rFonts w:ascii="Times New Roman" w:hAnsi="Times New Roman" w:cs="Times New Roman"/>
          <w:sz w:val="24"/>
          <w:szCs w:val="24"/>
        </w:rPr>
      </w:pPr>
      <w:proofErr w:type="spellStart"/>
      <w:r>
        <w:t>expand</w:t>
      </w:r>
      <w:r>
        <w:rPr>
          <w:rStyle w:val="rc-a11yscreenreaderonly"/>
          <w:bdr w:val="none" w:sz="0" w:space="0" w:color="auto" w:frame="1"/>
        </w:rPr>
        <w:t>week</w:t>
      </w:r>
      <w:proofErr w:type="spellEnd"/>
      <w:r>
        <w:rPr>
          <w:rStyle w:val="rc-a11yscreenreaderonly"/>
          <w:bdr w:val="none" w:sz="0" w:space="0" w:color="auto" w:frame="1"/>
        </w:rPr>
        <w:t xml:space="preserve"> 3 material</w:t>
      </w:r>
    </w:p>
    <w:p w14:paraId="6411A019" w14:textId="77777777" w:rsidR="004714D6" w:rsidRDefault="004714D6" w:rsidP="004714D6">
      <w:pPr>
        <w:pStyle w:val="item-row"/>
        <w:numPr>
          <w:ilvl w:val="0"/>
          <w:numId w:val="27"/>
        </w:numPr>
        <w:shd w:val="clear" w:color="auto" w:fill="FFFFFF"/>
        <w:spacing w:before="150" w:beforeAutospacing="0"/>
      </w:pPr>
    </w:p>
    <w:p w14:paraId="1337CAFB" w14:textId="77777777" w:rsidR="004714D6" w:rsidRDefault="004714D6" w:rsidP="004714D6">
      <w:pPr>
        <w:shd w:val="clear" w:color="auto" w:fill="FFFFFF"/>
      </w:pPr>
      <w:r>
        <w:rPr>
          <w:rStyle w:val="Strong"/>
          <w:rFonts w:ascii="Arial" w:hAnsi="Arial" w:cs="Arial"/>
          <w:sz w:val="21"/>
          <w:szCs w:val="21"/>
        </w:rPr>
        <w:t>Graded: </w:t>
      </w:r>
      <w:r>
        <w:rPr>
          <w:rStyle w:val="body-1-text"/>
          <w:rFonts w:ascii="Arial" w:hAnsi="Arial" w:cs="Arial"/>
          <w:sz w:val="21"/>
          <w:szCs w:val="21"/>
        </w:rPr>
        <w:t>Create and share your Jupyter Notebook</w:t>
      </w:r>
    </w:p>
    <w:p w14:paraId="5E72C83D" w14:textId="77777777" w:rsidR="004714D6" w:rsidRDefault="004714D6" w:rsidP="004714D6">
      <w:r>
        <w:t>View Less</w:t>
      </w:r>
    </w:p>
    <w:p w14:paraId="7478A9D1" w14:textId="77777777" w:rsidR="004714D6" w:rsidRDefault="004714D6" w:rsidP="004714D6">
      <w:pPr>
        <w:pStyle w:val="Heading3"/>
        <w:shd w:val="clear" w:color="auto" w:fill="FFFFFF"/>
        <w:spacing w:before="0" w:beforeAutospacing="0" w:after="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How It Works</w:t>
      </w:r>
    </w:p>
    <w:p w14:paraId="5417B913" w14:textId="77777777" w:rsidR="004714D6" w:rsidRDefault="004714D6" w:rsidP="004714D6">
      <w:pPr>
        <w:pStyle w:val="Heading4"/>
        <w:shd w:val="clear" w:color="auto" w:fill="FFFFFF"/>
        <w:spacing w:before="0" w:line="315" w:lineRule="atLeast"/>
        <w:rPr>
          <w:rFonts w:ascii="Arial" w:hAnsi="Arial" w:cs="Arial"/>
          <w:b/>
          <w:bCs/>
          <w:caps/>
          <w:color w:val="525252"/>
          <w:sz w:val="21"/>
          <w:szCs w:val="21"/>
        </w:rPr>
      </w:pPr>
      <w:r>
        <w:rPr>
          <w:rFonts w:ascii="Arial" w:hAnsi="Arial" w:cs="Arial"/>
          <w:caps/>
          <w:color w:val="525252"/>
          <w:sz w:val="21"/>
          <w:szCs w:val="21"/>
        </w:rPr>
        <w:t>GENERAL</w:t>
      </w:r>
    </w:p>
    <w:p w14:paraId="2D23FB60"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How do I pass the course?</w:t>
      </w:r>
    </w:p>
    <w:p w14:paraId="586F53D0"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To earn your Course Certificate, you’ll need to earn a passing grade on each of the required assignments—these can be quizzes, peer-graded assignments, or programming assignments. Videos, readings, and practice exercises are there to help you prepare for the graded assignments.</w:t>
      </w:r>
    </w:p>
    <w:p w14:paraId="41EF2668"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What do start dates and end dates mean?</w:t>
      </w:r>
    </w:p>
    <w:p w14:paraId="0EA14770"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Once you enroll, you’ll have access to all videos, readings, quizzes, and programming assignments (if applicable). If you choose to explore the course without purchasing, you may not be able to access certain assignments. If you don’t finish all graded assignments before the end of the course, you can reset your deadlines. Your progress will be saved and you’ll be able to pick up where you left off.</w:t>
      </w:r>
    </w:p>
    <w:p w14:paraId="5C3E5D7E"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What are due dates? Is there a penalty for submitting my work after a due date?</w:t>
      </w:r>
    </w:p>
    <w:p w14:paraId="5F958164"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Within a course, there are suggested due dates to help you manage your schedule and keep coursework from piling up. Quizzes and programming assignments can be submitted late without consequence. However, it is possible that you won't receive a grade if you submit your peer-graded assignment too late because classmates usually review assignment within three days of the assignment deadline.</w:t>
      </w:r>
    </w:p>
    <w:p w14:paraId="0591B246"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Can I re-attempt an assignment?</w:t>
      </w:r>
    </w:p>
    <w:p w14:paraId="4170CBD8" w14:textId="77777777" w:rsidR="004714D6" w:rsidRDefault="004714D6" w:rsidP="004714D6">
      <w:pPr>
        <w:pStyle w:val="NormalWeb"/>
        <w:shd w:val="clear" w:color="auto" w:fill="FFFFFF"/>
        <w:spacing w:before="0" w:beforeAutospacing="0" w:line="315" w:lineRule="atLeast"/>
        <w:rPr>
          <w:rFonts w:ascii="Arial" w:hAnsi="Arial" w:cs="Arial"/>
          <w:color w:val="333333"/>
          <w:sz w:val="21"/>
          <w:szCs w:val="21"/>
        </w:rPr>
      </w:pPr>
      <w:r>
        <w:rPr>
          <w:rFonts w:ascii="Arial" w:hAnsi="Arial" w:cs="Arial"/>
          <w:color w:val="333333"/>
          <w:sz w:val="21"/>
          <w:szCs w:val="21"/>
        </w:rPr>
        <w:t xml:space="preserve">Yes. If you want to improve your grade, you can always try again. If you’re re-attempting a peer-graded assignment, re-submit your work as soon as you can to make sure there’s enough time for your </w:t>
      </w:r>
      <w:r>
        <w:rPr>
          <w:rFonts w:ascii="Arial" w:hAnsi="Arial" w:cs="Arial"/>
          <w:color w:val="333333"/>
          <w:sz w:val="21"/>
          <w:szCs w:val="21"/>
        </w:rPr>
        <w:lastRenderedPageBreak/>
        <w:t>classmates to review your work. In some cases you may need to wait before re-submitting a programming assignment or quiz. We encourage you to review course material during this delay.</w:t>
      </w:r>
    </w:p>
    <w:p w14:paraId="1F4901F3" w14:textId="77777777" w:rsidR="004714D6" w:rsidRDefault="004714D6" w:rsidP="004714D6">
      <w:pPr>
        <w:shd w:val="clear" w:color="auto" w:fill="FFFFFF"/>
        <w:rPr>
          <w:rFonts w:ascii="Arial" w:hAnsi="Arial" w:cs="Arial"/>
          <w:color w:val="333333"/>
          <w:sz w:val="21"/>
          <w:szCs w:val="21"/>
        </w:rPr>
      </w:pPr>
      <w:r>
        <w:rPr>
          <w:rFonts w:ascii="Arial" w:hAnsi="Arial" w:cs="Arial"/>
          <w:color w:val="333333"/>
          <w:sz w:val="21"/>
          <w:szCs w:val="21"/>
        </w:rPr>
        <w:t> Show less</w:t>
      </w:r>
    </w:p>
    <w:p w14:paraId="4EDC9102" w14:textId="77777777" w:rsidR="004714D6" w:rsidRDefault="004714D6" w:rsidP="004714D6">
      <w:pPr>
        <w:pStyle w:val="Heading4"/>
        <w:shd w:val="clear" w:color="auto" w:fill="FFFFFF"/>
        <w:spacing w:before="0" w:line="315" w:lineRule="atLeast"/>
        <w:rPr>
          <w:rFonts w:ascii="Arial" w:hAnsi="Arial" w:cs="Arial"/>
          <w:caps/>
          <w:color w:val="525252"/>
          <w:sz w:val="21"/>
          <w:szCs w:val="21"/>
        </w:rPr>
      </w:pPr>
      <w:r>
        <w:rPr>
          <w:rFonts w:ascii="Arial" w:hAnsi="Arial" w:cs="Arial"/>
          <w:caps/>
          <w:color w:val="525252"/>
          <w:sz w:val="21"/>
          <w:szCs w:val="21"/>
        </w:rPr>
        <w:t>PEER-GRADED ASSIGNMENTS</w:t>
      </w:r>
    </w:p>
    <w:p w14:paraId="7EB3C95F"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Peer-graded assignments require you and your classmates to grade each other’s work.</w:t>
      </w:r>
    </w:p>
    <w:p w14:paraId="524144EF"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How do peer graded assignments work?</w:t>
      </w:r>
    </w:p>
    <w:p w14:paraId="2CFE75BE"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After you submit your work, you’ll be asked to review your classmates’ assignments. To pass, you’ll need to earn a passing grade on your submission and complete the required number of reviews.</w:t>
      </w:r>
    </w:p>
    <w:p w14:paraId="38F7C999"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How are grades calculated?</w:t>
      </w:r>
    </w:p>
    <w:p w14:paraId="14FDC8AD"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You and your classmates will be asked to provide a score for each part of the assignment. Final grades are calculated by combining the median scores you received for each section.</w:t>
      </w:r>
    </w:p>
    <w:p w14:paraId="6708635F"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What kind of feedback should I give?</w:t>
      </w:r>
    </w:p>
    <w:p w14:paraId="47D91B23"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Be respectful, encouraging, and honest. Acknowledge what your classmate did well and offer specific suggestions on how they can improve. Scores should reflect the learner’s understanding of the assignment prompt and points should not be deducted for difficulties with language or differences in opinion.</w:t>
      </w:r>
    </w:p>
    <w:p w14:paraId="6EF2EF92"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Is there a penalty for submitting my work late?</w:t>
      </w:r>
    </w:p>
    <w:p w14:paraId="78DD966B"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No, but it’s important to submit your work as close to the due date as you can. Classmates grade most of the assignments within three days of the due date. If you submit yours too late, there may not be anyone to review your work.</w:t>
      </w:r>
    </w:p>
    <w:p w14:paraId="67E073BD"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If I fail an assignment, can I try again?</w:t>
      </w:r>
    </w:p>
    <w:p w14:paraId="28C51704"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Fonts w:ascii="Arial" w:hAnsi="Arial" w:cs="Arial"/>
          <w:color w:val="333333"/>
          <w:sz w:val="21"/>
          <w:szCs w:val="21"/>
        </w:rPr>
        <w:t>Yes! You can always try again, but you’ll need to resubmit your work as soon as possible to make sure your classmates have enough time to grade your work.</w:t>
      </w:r>
    </w:p>
    <w:p w14:paraId="2C10C9DF" w14:textId="77777777" w:rsidR="004714D6" w:rsidRDefault="004714D6" w:rsidP="004714D6">
      <w:pPr>
        <w:pStyle w:val="NormalWeb"/>
        <w:shd w:val="clear" w:color="auto" w:fill="FFFFFF"/>
        <w:spacing w:before="0" w:beforeAutospacing="0" w:after="300" w:afterAutospacing="0" w:line="315" w:lineRule="atLeast"/>
        <w:rPr>
          <w:rFonts w:ascii="Arial" w:hAnsi="Arial" w:cs="Arial"/>
          <w:color w:val="333333"/>
          <w:sz w:val="21"/>
          <w:szCs w:val="21"/>
        </w:rPr>
      </w:pPr>
      <w:r>
        <w:rPr>
          <w:rStyle w:val="Strong"/>
          <w:rFonts w:ascii="Arial" w:eastAsiaTheme="majorEastAsia" w:hAnsi="Arial" w:cs="Arial"/>
          <w:color w:val="333333"/>
          <w:sz w:val="21"/>
          <w:szCs w:val="21"/>
        </w:rPr>
        <w:t>Can I edit my assignment?</w:t>
      </w:r>
    </w:p>
    <w:p w14:paraId="1B1D4C8D" w14:textId="77777777" w:rsidR="004714D6" w:rsidRDefault="004714D6" w:rsidP="004714D6">
      <w:pPr>
        <w:pStyle w:val="NormalWeb"/>
        <w:shd w:val="clear" w:color="auto" w:fill="FFFFFF"/>
        <w:spacing w:before="0" w:beforeAutospacing="0" w:line="315" w:lineRule="atLeast"/>
        <w:rPr>
          <w:rFonts w:ascii="Arial" w:hAnsi="Arial" w:cs="Arial"/>
          <w:color w:val="333333"/>
          <w:sz w:val="21"/>
          <w:szCs w:val="21"/>
        </w:rPr>
      </w:pPr>
      <w:r>
        <w:rPr>
          <w:rFonts w:ascii="Arial" w:hAnsi="Arial" w:cs="Arial"/>
          <w:color w:val="333333"/>
          <w:sz w:val="21"/>
          <w:szCs w:val="21"/>
        </w:rPr>
        <w:t>Yes, but you’ll need to re-submit your work and any grade you’ve already received will be deleted.</w:t>
      </w:r>
    </w:p>
    <w:p w14:paraId="4E0E7D36" w14:textId="77777777" w:rsidR="004714D6" w:rsidRDefault="004714D6" w:rsidP="004714D6">
      <w:pPr>
        <w:shd w:val="clear" w:color="auto" w:fill="FFFFFF"/>
        <w:rPr>
          <w:rFonts w:ascii="Arial" w:hAnsi="Arial" w:cs="Arial"/>
          <w:color w:val="333333"/>
          <w:sz w:val="21"/>
          <w:szCs w:val="21"/>
        </w:rPr>
      </w:pPr>
      <w:r>
        <w:rPr>
          <w:rFonts w:ascii="Arial" w:hAnsi="Arial" w:cs="Arial"/>
          <w:color w:val="333333"/>
          <w:sz w:val="21"/>
          <w:szCs w:val="21"/>
        </w:rPr>
        <w:t> Show less</w:t>
      </w:r>
    </w:p>
    <w:p w14:paraId="3C99D6C2" w14:textId="77777777" w:rsidR="004714D6" w:rsidRDefault="004714D6" w:rsidP="007C66BC">
      <w:pPr>
        <w:jc w:val="both"/>
        <w:rPr>
          <w:rFonts w:ascii="Bookman Old Style" w:hAnsi="Bookman Old Style"/>
          <w:b/>
          <w:bCs/>
          <w:sz w:val="32"/>
          <w:szCs w:val="32"/>
        </w:rPr>
      </w:pPr>
      <w:bookmarkStart w:id="0" w:name="_GoBack"/>
      <w:bookmarkEnd w:id="0"/>
    </w:p>
    <w:p w14:paraId="77317E91" w14:textId="3040AF82" w:rsidR="00AD7EB4" w:rsidRPr="00CD7412" w:rsidRDefault="00794C4E" w:rsidP="007C66BC">
      <w:pPr>
        <w:jc w:val="both"/>
        <w:rPr>
          <w:rFonts w:ascii="Bookman Old Style" w:hAnsi="Bookman Old Style"/>
          <w:b/>
          <w:bCs/>
          <w:sz w:val="32"/>
          <w:szCs w:val="32"/>
        </w:rPr>
      </w:pPr>
      <w:r w:rsidRPr="00CD7412">
        <w:rPr>
          <w:rFonts w:ascii="Bookman Old Style" w:hAnsi="Bookman Old Style"/>
          <w:b/>
          <w:bCs/>
          <w:sz w:val="32"/>
          <w:szCs w:val="32"/>
        </w:rPr>
        <w:t>Introducing Skills Network Lab</w:t>
      </w:r>
      <w:r w:rsidRPr="00CD7412">
        <w:rPr>
          <w:rFonts w:ascii="Bookman Old Style" w:hAnsi="Bookman Old Style"/>
          <w:b/>
          <w:bCs/>
          <w:sz w:val="32"/>
          <w:szCs w:val="32"/>
        </w:rPr>
        <w:tab/>
      </w:r>
      <w:r w:rsidRPr="00CD7412">
        <w:rPr>
          <w:rFonts w:ascii="Bookman Old Style" w:hAnsi="Bookman Old Style"/>
          <w:b/>
          <w:bCs/>
          <w:sz w:val="32"/>
          <w:szCs w:val="32"/>
        </w:rPr>
        <w:tab/>
      </w:r>
      <w:r w:rsidRPr="00CD7412">
        <w:rPr>
          <w:rFonts w:ascii="Bookman Old Style" w:hAnsi="Bookman Old Style"/>
          <w:b/>
          <w:bCs/>
          <w:sz w:val="32"/>
          <w:szCs w:val="32"/>
        </w:rPr>
        <w:tab/>
      </w:r>
      <w:r w:rsidRPr="00CD7412">
        <w:rPr>
          <w:rFonts w:ascii="Bookman Old Style" w:hAnsi="Bookman Old Style"/>
          <w:b/>
          <w:bCs/>
          <w:sz w:val="32"/>
          <w:szCs w:val="32"/>
        </w:rPr>
        <w:tab/>
      </w:r>
      <w:r w:rsidRPr="00CD7412">
        <w:rPr>
          <w:rFonts w:ascii="Bookman Old Style" w:hAnsi="Bookman Old Style"/>
          <w:b/>
          <w:bCs/>
          <w:sz w:val="32"/>
          <w:szCs w:val="32"/>
        </w:rPr>
        <w:tab/>
      </w:r>
      <w:r w:rsidRPr="00CD7412">
        <w:rPr>
          <w:rFonts w:ascii="Bookman Old Style" w:hAnsi="Bookman Old Style"/>
          <w:b/>
          <w:bCs/>
          <w:sz w:val="32"/>
          <w:szCs w:val="32"/>
        </w:rPr>
        <w:tab/>
        <w:t>Week-1</w:t>
      </w:r>
    </w:p>
    <w:p w14:paraId="0C9B66F5" w14:textId="59D4DA82" w:rsidR="00794C4E" w:rsidRPr="00CD7412" w:rsidRDefault="00794C4E" w:rsidP="007C66BC">
      <w:pPr>
        <w:jc w:val="both"/>
        <w:rPr>
          <w:rFonts w:ascii="Bookman Old Style" w:hAnsi="Bookman Old Style"/>
          <w:b/>
          <w:bCs/>
        </w:rPr>
      </w:pPr>
      <w:r w:rsidRPr="00CD7412">
        <w:rPr>
          <w:rFonts w:ascii="Bookman Old Style" w:hAnsi="Bookman Old Style"/>
          <w:b/>
          <w:bCs/>
        </w:rPr>
        <w:lastRenderedPageBreak/>
        <w:t>What is Skills Network Lab?</w:t>
      </w:r>
    </w:p>
    <w:p w14:paraId="1E93118A" w14:textId="77777777"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Welcome to Skills Network Labs, previously known as Data Scientist Workbench or BDU Labs. It's a free virtual lab environment that lets you practice your skills in Python, R, and more, while you learn data science.</w:t>
      </w:r>
    </w:p>
    <w:p w14:paraId="0B14A1F2" w14:textId="47D30986"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Skills Network Labs is an environment that contains tools such as RStudio, Jupyter Notebook, and Zeppelin Notebook. These tools provides an interactive environment for you to perform data analysis, data visualization, machine learning and image recognition. For example, on Jupyter Notebook you can train a model that can recognize the denomination of an Euro banknote by using just the image of the banknote.</w:t>
      </w:r>
    </w:p>
    <w:p w14:paraId="06212EA7" w14:textId="4DE11DBB"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Times New Roman"/>
          <w:noProof/>
          <w:sz w:val="24"/>
          <w:szCs w:val="24"/>
        </w:rPr>
        <w:drawing>
          <wp:inline distT="0" distB="0" distL="0" distR="0" wp14:anchorId="32494E68" wp14:editId="30A89176">
            <wp:extent cx="6217920" cy="180355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82037"/>
                    <a:stretch/>
                  </pic:blipFill>
                  <pic:spPr bwMode="auto">
                    <a:xfrm>
                      <a:off x="0" y="0"/>
                      <a:ext cx="6217920" cy="1803555"/>
                    </a:xfrm>
                    <a:prstGeom prst="rect">
                      <a:avLst/>
                    </a:prstGeom>
                    <a:noFill/>
                    <a:ln>
                      <a:noFill/>
                    </a:ln>
                    <a:extLst>
                      <a:ext uri="{53640926-AAD7-44D8-BBD7-CCE9431645EC}">
                        <a14:shadowObscured xmlns:a14="http://schemas.microsoft.com/office/drawing/2010/main"/>
                      </a:ext>
                    </a:extLst>
                  </pic:spPr>
                </pic:pic>
              </a:graphicData>
            </a:graphic>
          </wp:inline>
        </w:drawing>
      </w:r>
    </w:p>
    <w:p w14:paraId="19B8BF92" w14:textId="4218F90C"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Times New Roman"/>
          <w:noProof/>
          <w:sz w:val="24"/>
          <w:szCs w:val="24"/>
        </w:rPr>
        <w:drawing>
          <wp:inline distT="0" distB="0" distL="0" distR="0" wp14:anchorId="2CEDDB21" wp14:editId="749D4291">
            <wp:extent cx="2232660" cy="1173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18056" r="50810" b="67685"/>
                    <a:stretch/>
                  </pic:blipFill>
                  <pic:spPr bwMode="auto">
                    <a:xfrm>
                      <a:off x="0" y="0"/>
                      <a:ext cx="2232660" cy="1173480"/>
                    </a:xfrm>
                    <a:prstGeom prst="rect">
                      <a:avLst/>
                    </a:prstGeom>
                    <a:noFill/>
                    <a:ln>
                      <a:noFill/>
                    </a:ln>
                    <a:extLst>
                      <a:ext uri="{53640926-AAD7-44D8-BBD7-CCE9431645EC}">
                        <a14:shadowObscured xmlns:a14="http://schemas.microsoft.com/office/drawing/2010/main"/>
                      </a:ext>
                    </a:extLst>
                  </pic:spPr>
                </pic:pic>
              </a:graphicData>
            </a:graphic>
          </wp:inline>
        </w:drawing>
      </w:r>
      <w:r w:rsidRPr="00CD7412">
        <w:rPr>
          <w:rFonts w:ascii="Bookman Old Style" w:eastAsia="Times New Roman" w:hAnsi="Bookman Old Style" w:cs="Times New Roman"/>
          <w:noProof/>
          <w:sz w:val="24"/>
          <w:szCs w:val="24"/>
        </w:rPr>
        <w:drawing>
          <wp:inline distT="0" distB="0" distL="0" distR="0" wp14:anchorId="60F9BBBA" wp14:editId="490CA806">
            <wp:extent cx="223266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32130" r="50810" b="51111"/>
                    <a:stretch/>
                  </pic:blipFill>
                  <pic:spPr bwMode="auto">
                    <a:xfrm>
                      <a:off x="0" y="0"/>
                      <a:ext cx="2232660" cy="1379220"/>
                    </a:xfrm>
                    <a:prstGeom prst="rect">
                      <a:avLst/>
                    </a:prstGeom>
                    <a:noFill/>
                    <a:ln>
                      <a:noFill/>
                    </a:ln>
                    <a:extLst>
                      <a:ext uri="{53640926-AAD7-44D8-BBD7-CCE9431645EC}">
                        <a14:shadowObscured xmlns:a14="http://schemas.microsoft.com/office/drawing/2010/main"/>
                      </a:ext>
                    </a:extLst>
                  </pic:spPr>
                </pic:pic>
              </a:graphicData>
            </a:graphic>
          </wp:inline>
        </w:drawing>
      </w:r>
    </w:p>
    <w:p w14:paraId="1324AF19" w14:textId="77777777"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Times New Roman"/>
          <w:noProof/>
          <w:sz w:val="24"/>
          <w:szCs w:val="24"/>
        </w:rPr>
        <w:drawing>
          <wp:inline distT="0" distB="0" distL="0" distR="0" wp14:anchorId="19D872A1" wp14:editId="62885347">
            <wp:extent cx="2232660" cy="137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48982" r="50810" b="34258"/>
                    <a:stretch/>
                  </pic:blipFill>
                  <pic:spPr bwMode="auto">
                    <a:xfrm>
                      <a:off x="0" y="0"/>
                      <a:ext cx="2232660" cy="1379220"/>
                    </a:xfrm>
                    <a:prstGeom prst="rect">
                      <a:avLst/>
                    </a:prstGeom>
                    <a:noFill/>
                    <a:ln>
                      <a:noFill/>
                    </a:ln>
                    <a:extLst>
                      <a:ext uri="{53640926-AAD7-44D8-BBD7-CCE9431645EC}">
                        <a14:shadowObscured xmlns:a14="http://schemas.microsoft.com/office/drawing/2010/main"/>
                      </a:ext>
                    </a:extLst>
                  </pic:spPr>
                </pic:pic>
              </a:graphicData>
            </a:graphic>
          </wp:inline>
        </w:drawing>
      </w:r>
      <w:r w:rsidRPr="00CD7412">
        <w:rPr>
          <w:rFonts w:ascii="Bookman Old Style" w:eastAsia="Times New Roman" w:hAnsi="Bookman Old Style" w:cs="Times New Roman"/>
          <w:noProof/>
          <w:sz w:val="24"/>
          <w:szCs w:val="24"/>
        </w:rPr>
        <w:drawing>
          <wp:inline distT="0" distB="0" distL="0" distR="0" wp14:anchorId="767F73FA" wp14:editId="3797A206">
            <wp:extent cx="2232660" cy="135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65648" r="50810" b="17870"/>
                    <a:stretch/>
                  </pic:blipFill>
                  <pic:spPr bwMode="auto">
                    <a:xfrm>
                      <a:off x="0" y="0"/>
                      <a:ext cx="2232660" cy="1356360"/>
                    </a:xfrm>
                    <a:prstGeom prst="rect">
                      <a:avLst/>
                    </a:prstGeom>
                    <a:noFill/>
                    <a:ln>
                      <a:noFill/>
                    </a:ln>
                    <a:extLst>
                      <a:ext uri="{53640926-AAD7-44D8-BBD7-CCE9431645EC}">
                        <a14:shadowObscured xmlns:a14="http://schemas.microsoft.com/office/drawing/2010/main"/>
                      </a:ext>
                    </a:extLst>
                  </pic:spPr>
                </pic:pic>
              </a:graphicData>
            </a:graphic>
          </wp:inline>
        </w:drawing>
      </w:r>
      <w:r w:rsidRPr="00CD7412">
        <w:rPr>
          <w:rFonts w:ascii="Bookman Old Style" w:eastAsia="Times New Roman" w:hAnsi="Bookman Old Style" w:cs="Times New Roman"/>
          <w:noProof/>
          <w:sz w:val="24"/>
          <w:szCs w:val="24"/>
        </w:rPr>
        <w:drawing>
          <wp:inline distT="0" distB="0" distL="0" distR="0" wp14:anchorId="1962B40E" wp14:editId="045C71DD">
            <wp:extent cx="2232660" cy="1463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382" t="82223" r="50810"/>
                    <a:stretch/>
                  </pic:blipFill>
                  <pic:spPr bwMode="auto">
                    <a:xfrm>
                      <a:off x="0" y="0"/>
                      <a:ext cx="223266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4B9C6926" w14:textId="55D623B5"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lastRenderedPageBreak/>
        <w:t>It's ready to use in your web browser. So without having to install anything on your computer, you can immediately start using popular data science tools like RStudio IDE, Jupyter Notebooks, Apache Zeppelin and more. In these videos, you'll be learning about these popular tools and how to get familiar working in the environments. Skills Network Labs is also the virtual lab environment for </w:t>
      </w:r>
      <w:hyperlink r:id="rId10" w:tgtFrame="_blank" w:tooltip="cognitiveclass.ai" w:history="1">
        <w:r w:rsidRPr="00CD7412">
          <w:rPr>
            <w:rFonts w:ascii="Bookman Old Style" w:eastAsia="Times New Roman" w:hAnsi="Bookman Old Style" w:cs="Arial"/>
            <w:color w:val="428BCA"/>
            <w:sz w:val="21"/>
            <w:szCs w:val="21"/>
            <w:u w:val="single"/>
          </w:rPr>
          <w:t>cognitiveclass.ai</w:t>
        </w:r>
      </w:hyperlink>
      <w:r w:rsidRPr="00CD7412">
        <w:rPr>
          <w:rFonts w:ascii="Bookman Old Style" w:eastAsia="Times New Roman" w:hAnsi="Bookman Old Style" w:cs="Arial"/>
          <w:color w:val="1F1F1F"/>
          <w:sz w:val="21"/>
          <w:szCs w:val="21"/>
        </w:rPr>
        <w:t>, a popular website with lots of free online courses in data science, artificial intelligence, and data engineering. But throughout these videos, you'll also hear us referring to Data Scientist Workbench, which is simply the former name of Skills Network Labs. So in actuality, Skills Network Labs and Data Scientist Workbench are one and the same. Let's first go through some of the user interface on Skills Network Labs shown in the image below to get you familiarized with the environment before jumping into the data science tools.</w:t>
      </w:r>
    </w:p>
    <w:p w14:paraId="4A7AB8F6" w14:textId="410CA981" w:rsidR="008A0BE3" w:rsidRPr="00CD7412" w:rsidRDefault="008A0BE3"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drawing>
          <wp:inline distT="0" distB="0" distL="0" distR="0" wp14:anchorId="501A5DF3" wp14:editId="4427AC60">
            <wp:extent cx="5943600" cy="4641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14:paraId="61168D42" w14:textId="77777777" w:rsidR="008A0BE3" w:rsidRPr="00CD7412" w:rsidRDefault="008A0BE3"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Thank you for reading this article.</w:t>
      </w:r>
    </w:p>
    <w:p w14:paraId="3A76B227" w14:textId="77777777" w:rsidR="002C1EC4" w:rsidRPr="00CD7412" w:rsidRDefault="002C1EC4" w:rsidP="007C66BC">
      <w:pPr>
        <w:jc w:val="both"/>
        <w:rPr>
          <w:rFonts w:ascii="Bookman Old Style" w:hAnsi="Bookman Old Style"/>
        </w:rPr>
        <w:sectPr w:rsidR="002C1EC4" w:rsidRPr="00CD7412" w:rsidSect="008A0BE3">
          <w:pgSz w:w="11906" w:h="16838" w:code="9"/>
          <w:pgMar w:top="1440" w:right="1080" w:bottom="1440" w:left="1080" w:header="720" w:footer="720" w:gutter="0"/>
          <w:cols w:space="720"/>
          <w:docGrid w:linePitch="360"/>
        </w:sectPr>
      </w:pPr>
    </w:p>
    <w:p w14:paraId="55CF9F0B" w14:textId="2ADFB5BB" w:rsidR="00794C4E" w:rsidRPr="00CD7412" w:rsidRDefault="002C1EC4" w:rsidP="007C66BC">
      <w:pPr>
        <w:jc w:val="both"/>
        <w:rPr>
          <w:rFonts w:ascii="Bookman Old Style" w:hAnsi="Bookman Old Style"/>
          <w:b/>
          <w:bCs/>
        </w:rPr>
      </w:pPr>
      <w:r w:rsidRPr="00CD7412">
        <w:rPr>
          <w:rFonts w:ascii="Bookman Old Style" w:hAnsi="Bookman Old Style"/>
          <w:b/>
          <w:bCs/>
        </w:rPr>
        <w:lastRenderedPageBreak/>
        <w:t>Account Features</w:t>
      </w:r>
    </w:p>
    <w:p w14:paraId="3F8F027C"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b/>
          <w:bCs/>
          <w:color w:val="1F1F1F"/>
          <w:sz w:val="21"/>
          <w:szCs w:val="21"/>
        </w:rPr>
        <w:t>Note: Skills Network Labs is a very dynamic environment and tools can be added and may also be removed at any time. In addition, as with any web application, the layout and placement of items can change at any time. As a result, you should pay attention to the intent of the lessons rather than strictly following instructions or details in the screenshots.</w:t>
      </w:r>
    </w:p>
    <w:p w14:paraId="6C5F212A"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Welcome to Skills Network Labs which you can access with </w:t>
      </w:r>
      <w:hyperlink r:id="rId12" w:tgtFrame="_blank" w:history="1">
        <w:r w:rsidRPr="00CD7412">
          <w:rPr>
            <w:rFonts w:ascii="Bookman Old Style" w:eastAsia="Times New Roman" w:hAnsi="Bookman Old Style" w:cs="Arial"/>
            <w:color w:val="428BCA"/>
            <w:sz w:val="21"/>
            <w:szCs w:val="21"/>
            <w:u w:val="single"/>
          </w:rPr>
          <w:t>labs.cognitiveclass.ai</w:t>
        </w:r>
      </w:hyperlink>
      <w:r w:rsidRPr="00CD7412">
        <w:rPr>
          <w:rFonts w:ascii="Bookman Old Style" w:eastAsia="Times New Roman" w:hAnsi="Bookman Old Style" w:cs="Arial"/>
          <w:color w:val="1F1F1F"/>
          <w:sz w:val="21"/>
          <w:szCs w:val="21"/>
        </w:rPr>
        <w:t>. On the Skills Network Labs homepage, you have all the data science tools at your fingertips. Once you're on the main page of Skills Network Labs, you'll find several buttons. Let's take a closer look at each of these building analytics tools.</w:t>
      </w:r>
    </w:p>
    <w:p w14:paraId="18884B76" w14:textId="7CC89D3D"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drawing>
          <wp:inline distT="0" distB="0" distL="0" distR="0" wp14:anchorId="7BCBF44E" wp14:editId="759F568F">
            <wp:extent cx="6188710" cy="48323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832350"/>
                    </a:xfrm>
                    <a:prstGeom prst="rect">
                      <a:avLst/>
                    </a:prstGeom>
                    <a:noFill/>
                    <a:ln>
                      <a:noFill/>
                    </a:ln>
                  </pic:spPr>
                </pic:pic>
              </a:graphicData>
            </a:graphic>
          </wp:inline>
        </w:drawing>
      </w:r>
    </w:p>
    <w:p w14:paraId="3FC3A371"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proofErr w:type="spellStart"/>
      <w:r w:rsidRPr="00CD7412">
        <w:rPr>
          <w:rFonts w:ascii="Bookman Old Style" w:eastAsia="Times New Roman" w:hAnsi="Bookman Old Style" w:cs="Arial"/>
          <w:color w:val="1F1F1F"/>
          <w:sz w:val="21"/>
          <w:szCs w:val="21"/>
        </w:rPr>
        <w:t>JupyterLab</w:t>
      </w:r>
      <w:proofErr w:type="spellEnd"/>
      <w:r w:rsidRPr="00CD7412">
        <w:rPr>
          <w:rFonts w:ascii="Bookman Old Style" w:eastAsia="Times New Roman" w:hAnsi="Bookman Old Style" w:cs="Arial"/>
          <w:color w:val="1F1F1F"/>
          <w:sz w:val="21"/>
          <w:szCs w:val="21"/>
        </w:rPr>
        <w:t xml:space="preserve"> button takes you to </w:t>
      </w:r>
      <w:proofErr w:type="spellStart"/>
      <w:r w:rsidRPr="00CD7412">
        <w:rPr>
          <w:rFonts w:ascii="Bookman Old Style" w:eastAsia="Times New Roman" w:hAnsi="Bookman Old Style" w:cs="Arial"/>
          <w:color w:val="1F1F1F"/>
          <w:sz w:val="21"/>
          <w:szCs w:val="21"/>
        </w:rPr>
        <w:t>JupyterLab</w:t>
      </w:r>
      <w:proofErr w:type="spellEnd"/>
      <w:r w:rsidRPr="00CD7412">
        <w:rPr>
          <w:rFonts w:ascii="Bookman Old Style" w:eastAsia="Times New Roman" w:hAnsi="Bookman Old Style" w:cs="Arial"/>
          <w:color w:val="1F1F1F"/>
          <w:sz w:val="21"/>
          <w:szCs w:val="21"/>
        </w:rPr>
        <w:t xml:space="preserve"> which is an open source tool that provides an interactive environment to run or create notebooks that run codes in Python with Jupyter Notebooks, Scala on Apache </w:t>
      </w:r>
      <w:proofErr w:type="spellStart"/>
      <w:r w:rsidRPr="00CD7412">
        <w:rPr>
          <w:rFonts w:ascii="Bookman Old Style" w:eastAsia="Times New Roman" w:hAnsi="Bookman Old Style" w:cs="Arial"/>
          <w:color w:val="1F1F1F"/>
          <w:sz w:val="21"/>
          <w:szCs w:val="21"/>
        </w:rPr>
        <w:t>Toree</w:t>
      </w:r>
      <w:proofErr w:type="spellEnd"/>
      <w:r w:rsidRPr="00CD7412">
        <w:rPr>
          <w:rFonts w:ascii="Bookman Old Style" w:eastAsia="Times New Roman" w:hAnsi="Bookman Old Style" w:cs="Arial"/>
          <w:color w:val="1F1F1F"/>
          <w:sz w:val="21"/>
          <w:szCs w:val="21"/>
        </w:rPr>
        <w:t xml:space="preserve">, R and other programming languages. In addition to notebooks, </w:t>
      </w:r>
      <w:proofErr w:type="spellStart"/>
      <w:r w:rsidRPr="00CD7412">
        <w:rPr>
          <w:rFonts w:ascii="Bookman Old Style" w:eastAsia="Times New Roman" w:hAnsi="Bookman Old Style" w:cs="Arial"/>
          <w:color w:val="1F1F1F"/>
          <w:sz w:val="21"/>
          <w:szCs w:val="21"/>
        </w:rPr>
        <w:t>JupyterLab</w:t>
      </w:r>
      <w:proofErr w:type="spellEnd"/>
      <w:r w:rsidRPr="00CD7412">
        <w:rPr>
          <w:rFonts w:ascii="Bookman Old Style" w:eastAsia="Times New Roman" w:hAnsi="Bookman Old Style" w:cs="Arial"/>
          <w:color w:val="1F1F1F"/>
          <w:sz w:val="21"/>
          <w:szCs w:val="21"/>
        </w:rPr>
        <w:t xml:space="preserve"> </w:t>
      </w:r>
      <w:proofErr w:type="spellStart"/>
      <w:r w:rsidRPr="00CD7412">
        <w:rPr>
          <w:rFonts w:ascii="Bookman Old Style" w:eastAsia="Times New Roman" w:hAnsi="Bookman Old Style" w:cs="Arial"/>
          <w:color w:val="1F1F1F"/>
          <w:sz w:val="21"/>
          <w:szCs w:val="21"/>
        </w:rPr>
        <w:t>proviides</w:t>
      </w:r>
      <w:proofErr w:type="spellEnd"/>
      <w:r w:rsidRPr="00CD7412">
        <w:rPr>
          <w:rFonts w:ascii="Bookman Old Style" w:eastAsia="Times New Roman" w:hAnsi="Bookman Old Style" w:cs="Arial"/>
          <w:color w:val="1F1F1F"/>
          <w:sz w:val="21"/>
          <w:szCs w:val="21"/>
        </w:rPr>
        <w:t xml:space="preserve">, file browser to help you organize your files, console, terminal, GitHub integration and editors - functionality typically associated with </w:t>
      </w:r>
      <w:proofErr w:type="spellStart"/>
      <w:r w:rsidRPr="00CD7412">
        <w:rPr>
          <w:rFonts w:ascii="Bookman Old Style" w:eastAsia="Times New Roman" w:hAnsi="Bookman Old Style" w:cs="Arial"/>
          <w:color w:val="1F1F1F"/>
          <w:sz w:val="21"/>
          <w:szCs w:val="21"/>
        </w:rPr>
        <w:t>Interacticve</w:t>
      </w:r>
      <w:proofErr w:type="spellEnd"/>
      <w:r w:rsidRPr="00CD7412">
        <w:rPr>
          <w:rFonts w:ascii="Bookman Old Style" w:eastAsia="Times New Roman" w:hAnsi="Bookman Old Style" w:cs="Arial"/>
          <w:color w:val="1F1F1F"/>
          <w:sz w:val="21"/>
          <w:szCs w:val="21"/>
        </w:rPr>
        <w:t xml:space="preserve"> </w:t>
      </w:r>
      <w:proofErr w:type="spellStart"/>
      <w:r w:rsidRPr="00CD7412">
        <w:rPr>
          <w:rFonts w:ascii="Bookman Old Style" w:eastAsia="Times New Roman" w:hAnsi="Bookman Old Style" w:cs="Arial"/>
          <w:color w:val="1F1F1F"/>
          <w:sz w:val="21"/>
          <w:szCs w:val="21"/>
        </w:rPr>
        <w:t>Sevelopment</w:t>
      </w:r>
      <w:proofErr w:type="spellEnd"/>
      <w:r w:rsidRPr="00CD7412">
        <w:rPr>
          <w:rFonts w:ascii="Bookman Old Style" w:eastAsia="Times New Roman" w:hAnsi="Bookman Old Style" w:cs="Arial"/>
          <w:color w:val="1F1F1F"/>
          <w:sz w:val="21"/>
          <w:szCs w:val="21"/>
        </w:rPr>
        <w:t xml:space="preserve"> Environments (IDE). </w:t>
      </w:r>
      <w:proofErr w:type="spellStart"/>
      <w:r w:rsidRPr="00CD7412">
        <w:rPr>
          <w:rFonts w:ascii="Bookman Old Style" w:eastAsia="Times New Roman" w:hAnsi="Bookman Old Style" w:cs="Arial"/>
          <w:color w:val="1F1F1F"/>
          <w:sz w:val="21"/>
          <w:szCs w:val="21"/>
        </w:rPr>
        <w:t>JupyterLab</w:t>
      </w:r>
      <w:proofErr w:type="spellEnd"/>
      <w:r w:rsidRPr="00CD7412">
        <w:rPr>
          <w:rFonts w:ascii="Bookman Old Style" w:eastAsia="Times New Roman" w:hAnsi="Bookman Old Style" w:cs="Arial"/>
          <w:color w:val="1F1F1F"/>
          <w:sz w:val="21"/>
          <w:szCs w:val="21"/>
        </w:rPr>
        <w:t xml:space="preserve"> is an extensible environment and Skills </w:t>
      </w:r>
      <w:proofErr w:type="spellStart"/>
      <w:r w:rsidRPr="00CD7412">
        <w:rPr>
          <w:rFonts w:ascii="Bookman Old Style" w:eastAsia="Times New Roman" w:hAnsi="Bookman Old Style" w:cs="Arial"/>
          <w:color w:val="1F1F1F"/>
          <w:sz w:val="21"/>
          <w:szCs w:val="21"/>
        </w:rPr>
        <w:t>Neetwork</w:t>
      </w:r>
      <w:proofErr w:type="spellEnd"/>
      <w:r w:rsidRPr="00CD7412">
        <w:rPr>
          <w:rFonts w:ascii="Bookman Old Style" w:eastAsia="Times New Roman" w:hAnsi="Bookman Old Style" w:cs="Arial"/>
          <w:color w:val="1F1F1F"/>
          <w:sz w:val="21"/>
          <w:szCs w:val="21"/>
        </w:rPr>
        <w:t xml:space="preserve"> Labs is adding new functionality all the time.</w:t>
      </w:r>
    </w:p>
    <w:p w14:paraId="4F61FB05" w14:textId="187B3633"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lastRenderedPageBreak/>
        <w:drawing>
          <wp:inline distT="0" distB="0" distL="0" distR="0" wp14:anchorId="5A683F42" wp14:editId="421E1E3F">
            <wp:extent cx="6188710" cy="4792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792980"/>
                    </a:xfrm>
                    <a:prstGeom prst="rect">
                      <a:avLst/>
                    </a:prstGeom>
                    <a:noFill/>
                    <a:ln>
                      <a:noFill/>
                    </a:ln>
                  </pic:spPr>
                </pic:pic>
              </a:graphicData>
            </a:graphic>
          </wp:inline>
        </w:drawing>
      </w:r>
    </w:p>
    <w:p w14:paraId="7CE7C7E7"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Notebooks are a favorite tool of many data scientists. Let's take a look at a Python 3 notebook. Jupyter notebook is an interactive document that allows you to execute code in smaller chunks called cells. When you execute a cell, the notebook prints any output immediately into the output cell. Doing so, allows you to do a number of things. For instance, you can write your code to import data, print the data, clean the data, print the cleaned data, create a model and print the model output and so on. And you can change the code in an input cell and rerun the cell as often as you'd like, but that's not all, the notebook also supports rendering markup cells in line, so that you can embed text, markdown HTML images, videos and even interactive widgets, all within a notebook.</w:t>
      </w:r>
    </w:p>
    <w:p w14:paraId="62ECE7FF" w14:textId="2672B1B6"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lastRenderedPageBreak/>
        <w:drawing>
          <wp:inline distT="0" distB="0" distL="0" distR="0" wp14:anchorId="6C4FA89B" wp14:editId="27EF67ED">
            <wp:extent cx="6188710" cy="4389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4389755"/>
                    </a:xfrm>
                    <a:prstGeom prst="rect">
                      <a:avLst/>
                    </a:prstGeom>
                    <a:noFill/>
                    <a:ln>
                      <a:noFill/>
                    </a:ln>
                  </pic:spPr>
                </pic:pic>
              </a:graphicData>
            </a:graphic>
          </wp:inline>
        </w:drawing>
      </w:r>
    </w:p>
    <w:p w14:paraId="358CFDE0"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Let's look at another building analytics tool called Zeppelin Notebooks, Zeppelin notebooks allow Interactive Data Analytics. Like Jupyter, you use notebooks to ingest, discover analyze, visualize, and collaborate with your data.</w:t>
      </w:r>
    </w:p>
    <w:p w14:paraId="7CF444DA"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Currently, Apache's Zeppelin supports many interpreters such as Apache Spark, Python, JDBC, Markdown and Shell. </w:t>
      </w:r>
    </w:p>
    <w:p w14:paraId="42024E2A" w14:textId="1299DEC8"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lastRenderedPageBreak/>
        <w:drawing>
          <wp:inline distT="0" distB="0" distL="0" distR="0" wp14:anchorId="47043626" wp14:editId="1436BA68">
            <wp:extent cx="6188710" cy="5124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5124450"/>
                    </a:xfrm>
                    <a:prstGeom prst="rect">
                      <a:avLst/>
                    </a:prstGeom>
                    <a:noFill/>
                    <a:ln>
                      <a:noFill/>
                    </a:ln>
                  </pic:spPr>
                </pic:pic>
              </a:graphicData>
            </a:graphic>
          </wp:inline>
        </w:drawing>
      </w:r>
    </w:p>
    <w:p w14:paraId="6D7D7B8B"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Let's look at Tutorial for Scala. Apache Zeppelin provides built-in Apache Spark integration so you don't need to build a separate module plugin or library for it. For data visualization, some basic charts are already included in Zeppelin allowing you to convert from data tables directly into visualizations without any code. Zeppelin also aggregates values and displays them in pivot charts, with simple drag and drop. You can easily create charts with multiple aggregated values including sum, count, average, minimum and maximum.</w:t>
      </w:r>
    </w:p>
    <w:p w14:paraId="01F97EFB" w14:textId="1DFC123F"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lastRenderedPageBreak/>
        <w:drawing>
          <wp:inline distT="0" distB="0" distL="0" distR="0" wp14:anchorId="079E22C1" wp14:editId="1332C6AA">
            <wp:extent cx="6188710" cy="3785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785870"/>
                    </a:xfrm>
                    <a:prstGeom prst="rect">
                      <a:avLst/>
                    </a:prstGeom>
                    <a:noFill/>
                    <a:ln>
                      <a:noFill/>
                    </a:ln>
                  </pic:spPr>
                </pic:pic>
              </a:graphicData>
            </a:graphic>
          </wp:inline>
        </w:drawing>
      </w:r>
    </w:p>
    <w:p w14:paraId="5B8923D8"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Finally let's look at RStudio in Building Analytics tools, RStudio IDE allows you to analyze data, take advantage of many statistical packages, create beautiful visualizations and Web applications. Like other IDEs, RStudio allows you to code in a console or a script editor as well as keep track of your variables and history. You can display your plots, manage your packages, and see help documentation for R. Taking it a step further, with R Shiny library, you can make your visualizations interactive. Using Shiny, you can create all sorts of Web based interactive apps just using R code.</w:t>
      </w:r>
    </w:p>
    <w:p w14:paraId="37310C4F" w14:textId="00629F38" w:rsidR="002C1EC4" w:rsidRPr="00CD7412" w:rsidRDefault="002C1EC4" w:rsidP="007C66BC">
      <w:pPr>
        <w:spacing w:after="0" w:line="240" w:lineRule="auto"/>
        <w:jc w:val="both"/>
        <w:rPr>
          <w:rFonts w:ascii="Bookman Old Style" w:eastAsia="Times New Roman" w:hAnsi="Bookman Old Style" w:cs="Times New Roman"/>
          <w:sz w:val="24"/>
          <w:szCs w:val="24"/>
        </w:rPr>
      </w:pPr>
      <w:r w:rsidRPr="00CD7412">
        <w:rPr>
          <w:rFonts w:ascii="Bookman Old Style" w:eastAsia="Times New Roman" w:hAnsi="Bookman Old Style" w:cs="Times New Roman"/>
          <w:noProof/>
          <w:sz w:val="24"/>
          <w:szCs w:val="24"/>
        </w:rPr>
        <w:lastRenderedPageBreak/>
        <w:drawing>
          <wp:inline distT="0" distB="0" distL="0" distR="0" wp14:anchorId="58A7FC83" wp14:editId="6FD95A1B">
            <wp:extent cx="6188710" cy="40398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4039870"/>
                    </a:xfrm>
                    <a:prstGeom prst="rect">
                      <a:avLst/>
                    </a:prstGeom>
                    <a:noFill/>
                    <a:ln>
                      <a:noFill/>
                    </a:ln>
                  </pic:spPr>
                </pic:pic>
              </a:graphicData>
            </a:graphic>
          </wp:inline>
        </w:drawing>
      </w:r>
    </w:p>
    <w:p w14:paraId="6FB20053" w14:textId="77777777" w:rsidR="002C1EC4" w:rsidRPr="00CD7412" w:rsidRDefault="002C1EC4"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Thank you for reading this article.</w:t>
      </w:r>
    </w:p>
    <w:p w14:paraId="219AD478" w14:textId="77777777" w:rsidR="006C450B" w:rsidRPr="00CD7412" w:rsidRDefault="006C450B" w:rsidP="007C66BC">
      <w:pPr>
        <w:jc w:val="both"/>
        <w:rPr>
          <w:rFonts w:ascii="Bookman Old Style" w:hAnsi="Bookman Old Style"/>
        </w:rPr>
        <w:sectPr w:rsidR="006C450B" w:rsidRPr="00CD7412" w:rsidSect="008A0BE3">
          <w:pgSz w:w="11906" w:h="16838" w:code="9"/>
          <w:pgMar w:top="1440" w:right="1080" w:bottom="1440" w:left="1080" w:header="720" w:footer="720" w:gutter="0"/>
          <w:cols w:space="720"/>
          <w:docGrid w:linePitch="360"/>
        </w:sectPr>
      </w:pPr>
    </w:p>
    <w:p w14:paraId="634BA21F" w14:textId="70A1FC3F" w:rsidR="002C1EC4" w:rsidRPr="00CD7412" w:rsidRDefault="006C450B" w:rsidP="007C66BC">
      <w:pPr>
        <w:jc w:val="both"/>
        <w:rPr>
          <w:rFonts w:ascii="Bookman Old Style" w:hAnsi="Bookman Old Style"/>
          <w:b/>
          <w:bCs/>
        </w:rPr>
      </w:pPr>
      <w:r w:rsidRPr="00CD7412">
        <w:rPr>
          <w:rFonts w:ascii="Bookman Old Style" w:hAnsi="Bookman Old Style"/>
          <w:b/>
          <w:bCs/>
        </w:rPr>
        <w:lastRenderedPageBreak/>
        <w:t>Creating an Account</w:t>
      </w:r>
    </w:p>
    <w:p w14:paraId="76BD8EF7" w14:textId="77777777" w:rsidR="006C450B" w:rsidRPr="00CD7412" w:rsidRDefault="006C450B" w:rsidP="007C66BC">
      <w:pPr>
        <w:shd w:val="clear" w:color="auto" w:fill="FFFFFF"/>
        <w:spacing w:after="300" w:line="315" w:lineRule="atLeast"/>
        <w:jc w:val="both"/>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Welcome to Skills Network Labs. To get started with Skills Network Labs, you'll first need to create an account. Just go to </w:t>
      </w:r>
      <w:hyperlink r:id="rId19" w:tgtFrame="_blank" w:tooltip="https://labs.cognitiveclass.ai/register" w:history="1">
        <w:r w:rsidRPr="00CD7412">
          <w:rPr>
            <w:rFonts w:ascii="Bookman Old Style" w:eastAsia="Times New Roman" w:hAnsi="Bookman Old Style" w:cs="Arial"/>
            <w:color w:val="428BCA"/>
            <w:sz w:val="21"/>
            <w:szCs w:val="21"/>
            <w:u w:val="single"/>
          </w:rPr>
          <w:t>labs.cognitiveclass.ai/register</w:t>
        </w:r>
      </w:hyperlink>
      <w:r w:rsidRPr="00CD7412">
        <w:rPr>
          <w:rFonts w:ascii="Bookman Old Style" w:eastAsia="Times New Roman" w:hAnsi="Bookman Old Style" w:cs="Arial"/>
          <w:color w:val="1F1F1F"/>
          <w:sz w:val="21"/>
          <w:szCs w:val="21"/>
        </w:rPr>
        <w:t> and sign up with your social media account.</w:t>
      </w:r>
    </w:p>
    <w:p w14:paraId="1156FBE5" w14:textId="5D01785F" w:rsidR="006C450B" w:rsidRPr="00CD7412" w:rsidRDefault="006C450B" w:rsidP="007C66BC">
      <w:pPr>
        <w:jc w:val="both"/>
        <w:rPr>
          <w:rFonts w:ascii="Bookman Old Style" w:hAnsi="Bookman Old Style"/>
        </w:rPr>
      </w:pPr>
      <w:r w:rsidRPr="00CD7412">
        <w:rPr>
          <w:rFonts w:ascii="Bookman Old Style" w:eastAsia="Times New Roman" w:hAnsi="Bookman Old Style" w:cs="Times New Roman"/>
          <w:noProof/>
          <w:sz w:val="24"/>
          <w:szCs w:val="24"/>
        </w:rPr>
        <w:drawing>
          <wp:inline distT="0" distB="0" distL="0" distR="0" wp14:anchorId="468BA81F" wp14:editId="1CF2E175">
            <wp:extent cx="6188710" cy="5425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5425440"/>
                    </a:xfrm>
                    <a:prstGeom prst="rect">
                      <a:avLst/>
                    </a:prstGeom>
                    <a:noFill/>
                    <a:ln>
                      <a:noFill/>
                    </a:ln>
                  </pic:spPr>
                </pic:pic>
              </a:graphicData>
            </a:graphic>
          </wp:inline>
        </w:drawing>
      </w:r>
    </w:p>
    <w:p w14:paraId="4AE67620" w14:textId="77777777" w:rsidR="006C450B" w:rsidRPr="00CD7412" w:rsidRDefault="006C450B" w:rsidP="007C66BC">
      <w:pPr>
        <w:jc w:val="both"/>
        <w:rPr>
          <w:rFonts w:ascii="Bookman Old Style" w:hAnsi="Bookman Old Style"/>
        </w:rPr>
        <w:sectPr w:rsidR="006C450B" w:rsidRPr="00CD7412" w:rsidSect="008A0BE3">
          <w:pgSz w:w="11906" w:h="16838" w:code="9"/>
          <w:pgMar w:top="1440" w:right="1080" w:bottom="1440" w:left="1080" w:header="720" w:footer="720" w:gutter="0"/>
          <w:cols w:space="720"/>
          <w:docGrid w:linePitch="360"/>
        </w:sectPr>
      </w:pPr>
    </w:p>
    <w:p w14:paraId="2DF8773A" w14:textId="77777777" w:rsidR="006C450B" w:rsidRPr="00CD7412" w:rsidRDefault="006C450B" w:rsidP="007C66BC">
      <w:pPr>
        <w:shd w:val="clear" w:color="auto" w:fill="FFFFFF"/>
        <w:spacing w:after="0" w:line="240" w:lineRule="auto"/>
        <w:jc w:val="both"/>
        <w:outlineLvl w:val="1"/>
        <w:rPr>
          <w:rFonts w:ascii="Bookman Old Style" w:eastAsia="Times New Roman" w:hAnsi="Bookman Old Style" w:cs="Arial"/>
          <w:b/>
          <w:bCs/>
          <w:color w:val="1F1F1F"/>
        </w:rPr>
      </w:pPr>
      <w:r w:rsidRPr="00CD7412">
        <w:rPr>
          <w:rFonts w:ascii="Bookman Old Style" w:eastAsia="Times New Roman" w:hAnsi="Bookman Old Style" w:cs="Arial"/>
          <w:b/>
          <w:bCs/>
          <w:color w:val="1F1F1F"/>
        </w:rPr>
        <w:lastRenderedPageBreak/>
        <w:t>Lab - Getting Started with Skills Network Labs</w:t>
      </w:r>
    </w:p>
    <w:p w14:paraId="47820A39" w14:textId="77777777" w:rsidR="006C450B" w:rsidRPr="00CD7412" w:rsidRDefault="006C450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color w:val="1F1F1F"/>
        </w:rPr>
        <w:t>This course uses Skills Network Labs, an online virtual lab environment to help you get hands-on experience with various data science tools without the hassle of installing and configuring the tools. You will get access to popular open-source data science tools right inside your browser, like Jupyter Notebooks and RStudio IDE.</w:t>
      </w:r>
    </w:p>
    <w:p w14:paraId="76104612" w14:textId="7666240D" w:rsidR="006C450B" w:rsidRPr="00CD7412" w:rsidRDefault="006C450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b/>
          <w:bCs/>
          <w:color w:val="1F1F1F"/>
        </w:rPr>
        <w:t>Exercise 1 - Launching Skills Network Labs</w:t>
      </w:r>
    </w:p>
    <w:p w14:paraId="695D1FB1" w14:textId="77777777" w:rsidR="006C450B" w:rsidRPr="00CD7412" w:rsidRDefault="006C450B" w:rsidP="007C66BC">
      <w:pPr>
        <w:numPr>
          <w:ilvl w:val="0"/>
          <w:numId w:val="1"/>
        </w:numPr>
        <w:shd w:val="clear" w:color="auto" w:fill="FFFFFF"/>
        <w:spacing w:before="100" w:beforeAutospacing="1" w:after="150" w:line="240" w:lineRule="auto"/>
        <w:ind w:left="450"/>
        <w:jc w:val="both"/>
        <w:rPr>
          <w:rFonts w:ascii="Bookman Old Style" w:eastAsia="Times New Roman" w:hAnsi="Bookman Old Style" w:cs="Arial"/>
          <w:color w:val="1F1F1F"/>
        </w:rPr>
      </w:pPr>
      <w:r w:rsidRPr="00CD7412">
        <w:rPr>
          <w:rFonts w:ascii="Bookman Old Style" w:eastAsia="Times New Roman" w:hAnsi="Bookman Old Style" w:cs="Arial"/>
          <w:color w:val="1F1F1F"/>
        </w:rPr>
        <w:t>To launch Skills Network Labs, click on the "</w:t>
      </w:r>
      <w:r w:rsidRPr="00CD7412">
        <w:rPr>
          <w:rFonts w:ascii="Bookman Old Style" w:eastAsia="Times New Roman" w:hAnsi="Bookman Old Style" w:cs="Arial"/>
          <w:b/>
          <w:bCs/>
          <w:color w:val="1F1F1F"/>
        </w:rPr>
        <w:t>Open Tool</w:t>
      </w:r>
      <w:r w:rsidRPr="00CD7412">
        <w:rPr>
          <w:rFonts w:ascii="Bookman Old Style" w:eastAsia="Times New Roman" w:hAnsi="Bookman Old Style" w:cs="Arial"/>
          <w:color w:val="1F1F1F"/>
        </w:rPr>
        <w:t>" button below.</w:t>
      </w:r>
    </w:p>
    <w:p w14:paraId="3495AC95" w14:textId="77777777" w:rsidR="006C450B" w:rsidRPr="00CD7412" w:rsidRDefault="006C450B" w:rsidP="007C66BC">
      <w:pPr>
        <w:numPr>
          <w:ilvl w:val="0"/>
          <w:numId w:val="1"/>
        </w:numPr>
        <w:shd w:val="clear" w:color="auto" w:fill="FFFFFF"/>
        <w:spacing w:before="100" w:beforeAutospacing="1" w:after="150" w:line="240" w:lineRule="auto"/>
        <w:ind w:left="450"/>
        <w:jc w:val="both"/>
        <w:rPr>
          <w:rFonts w:ascii="Bookman Old Style" w:eastAsia="Times New Roman" w:hAnsi="Bookman Old Style" w:cs="Arial"/>
          <w:color w:val="1F1F1F"/>
        </w:rPr>
      </w:pPr>
      <w:r w:rsidRPr="00CD7412">
        <w:rPr>
          <w:rFonts w:ascii="Bookman Old Style" w:eastAsia="Times New Roman" w:hAnsi="Bookman Old Style" w:cs="Arial"/>
          <w:color w:val="1F1F1F"/>
        </w:rPr>
        <w:t>Once Skills Network Labs loads, you should see the following screen:</w:t>
      </w:r>
    </w:p>
    <w:p w14:paraId="6D0A9D74" w14:textId="15DA4631" w:rsidR="006C450B" w:rsidRPr="00CD7412" w:rsidRDefault="006C450B" w:rsidP="007C66BC">
      <w:pPr>
        <w:shd w:val="clear" w:color="auto" w:fill="FFFFFF"/>
        <w:spacing w:after="0" w:line="240" w:lineRule="auto"/>
        <w:jc w:val="both"/>
        <w:rPr>
          <w:rFonts w:ascii="Bookman Old Style" w:eastAsia="Times New Roman" w:hAnsi="Bookman Old Style" w:cs="Arial"/>
          <w:color w:val="1F1F1F"/>
        </w:rPr>
      </w:pPr>
      <w:r w:rsidRPr="00CD7412">
        <w:rPr>
          <w:rFonts w:ascii="Bookman Old Style" w:eastAsia="Times New Roman" w:hAnsi="Bookman Old Style" w:cs="Arial"/>
          <w:noProof/>
          <w:color w:val="1F1F1F"/>
        </w:rPr>
        <w:drawing>
          <wp:inline distT="0" distB="0" distL="0" distR="0" wp14:anchorId="223654FE" wp14:editId="36DEA12F">
            <wp:extent cx="6188710" cy="4867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867275"/>
                    </a:xfrm>
                    <a:prstGeom prst="rect">
                      <a:avLst/>
                    </a:prstGeom>
                    <a:noFill/>
                    <a:ln>
                      <a:noFill/>
                    </a:ln>
                  </pic:spPr>
                </pic:pic>
              </a:graphicData>
            </a:graphic>
          </wp:inline>
        </w:drawing>
      </w:r>
    </w:p>
    <w:p w14:paraId="4B47565D" w14:textId="77777777" w:rsidR="006C450B" w:rsidRPr="00CD7412" w:rsidRDefault="006C450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color w:val="1F1F1F"/>
        </w:rPr>
        <w:t>Fantastic! Now you're on your way to learning more about popular open data science tools.</w:t>
      </w:r>
    </w:p>
    <w:p w14:paraId="0AC904EE" w14:textId="77777777" w:rsidR="006C450B" w:rsidRPr="00CD7412" w:rsidRDefault="006C450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i/>
          <w:iCs/>
          <w:color w:val="1F1F1F"/>
        </w:rPr>
        <w:t>Please note that practice exercises are not graded, and you do not need submit anything.</w:t>
      </w:r>
    </w:p>
    <w:p w14:paraId="06C5C570" w14:textId="77777777" w:rsidR="006C450B" w:rsidRPr="00CD7412" w:rsidRDefault="006C450B" w:rsidP="007C66BC">
      <w:pPr>
        <w:shd w:val="clear" w:color="auto" w:fill="FFFFFF"/>
        <w:spacing w:before="300" w:line="240"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This course uses a third-party tool, Lab - Getting Started with Skills Network Labs, to enhance your learning experience. The tool will reference basic information like your name, email, and Coursera ID.</w:t>
      </w:r>
    </w:p>
    <w:p w14:paraId="25045A9F" w14:textId="77777777" w:rsidR="0056681B" w:rsidRPr="00CD7412" w:rsidRDefault="0056681B" w:rsidP="007C66BC">
      <w:pPr>
        <w:jc w:val="both"/>
        <w:rPr>
          <w:rFonts w:ascii="Bookman Old Style" w:hAnsi="Bookman Old Style"/>
        </w:rPr>
        <w:sectPr w:rsidR="0056681B" w:rsidRPr="00CD7412" w:rsidSect="008A0BE3">
          <w:pgSz w:w="11906" w:h="16838" w:code="9"/>
          <w:pgMar w:top="1440" w:right="1080" w:bottom="1440" w:left="1080" w:header="720" w:footer="720" w:gutter="0"/>
          <w:cols w:space="720"/>
          <w:docGrid w:linePitch="360"/>
        </w:sectPr>
      </w:pPr>
    </w:p>
    <w:p w14:paraId="10C42278" w14:textId="77777777" w:rsidR="0056681B" w:rsidRPr="00CD7412" w:rsidRDefault="0056681B" w:rsidP="007C66BC">
      <w:pPr>
        <w:shd w:val="clear" w:color="auto" w:fill="FFFFFF"/>
        <w:spacing w:after="0" w:line="240" w:lineRule="auto"/>
        <w:jc w:val="both"/>
        <w:outlineLvl w:val="1"/>
        <w:rPr>
          <w:rFonts w:ascii="Bookman Old Style" w:eastAsia="Times New Roman" w:hAnsi="Bookman Old Style" w:cs="Arial"/>
          <w:b/>
          <w:bCs/>
          <w:color w:val="1F1F1F"/>
        </w:rPr>
      </w:pPr>
      <w:r w:rsidRPr="00CD7412">
        <w:rPr>
          <w:rFonts w:ascii="Bookman Old Style" w:eastAsia="Times New Roman" w:hAnsi="Bookman Old Style" w:cs="Arial"/>
          <w:b/>
          <w:bCs/>
          <w:color w:val="1F1F1F"/>
        </w:rPr>
        <w:lastRenderedPageBreak/>
        <w:t>Lab - Exploring My Data on Skills Network Labs</w:t>
      </w:r>
    </w:p>
    <w:p w14:paraId="4F6B1642" w14:textId="77777777" w:rsidR="0056681B" w:rsidRPr="00CD7412" w:rsidRDefault="0056681B" w:rsidP="007C66BC">
      <w:pPr>
        <w:shd w:val="clear" w:color="auto" w:fill="FFFFFF"/>
        <w:spacing w:after="180" w:line="360" w:lineRule="atLeast"/>
        <w:jc w:val="both"/>
        <w:outlineLvl w:val="2"/>
        <w:rPr>
          <w:rFonts w:ascii="Bookman Old Style" w:eastAsia="Times New Roman" w:hAnsi="Bookman Old Style" w:cs="Arial"/>
          <w:color w:val="1F1F1F"/>
        </w:rPr>
      </w:pPr>
      <w:r w:rsidRPr="00CD7412">
        <w:rPr>
          <w:rFonts w:ascii="Bookman Old Style" w:eastAsia="Times New Roman" w:hAnsi="Bookman Old Style" w:cs="Arial"/>
          <w:b/>
          <w:bCs/>
          <w:color w:val="1F1F1F"/>
        </w:rPr>
        <w:t>Exercise 1 - Using "My Data" on Skills Network Labs</w:t>
      </w:r>
    </w:p>
    <w:p w14:paraId="5A41B273" w14:textId="77777777" w:rsidR="0056681B" w:rsidRPr="00CD7412" w:rsidRDefault="0056681B" w:rsidP="007C66BC">
      <w:pPr>
        <w:numPr>
          <w:ilvl w:val="0"/>
          <w:numId w:val="2"/>
        </w:numPr>
        <w:shd w:val="clear" w:color="auto" w:fill="FFFFFF"/>
        <w:spacing w:before="100" w:beforeAutospacing="1" w:after="150" w:line="240" w:lineRule="auto"/>
        <w:ind w:left="450"/>
        <w:jc w:val="both"/>
        <w:rPr>
          <w:rFonts w:ascii="Bookman Old Style" w:eastAsia="Times New Roman" w:hAnsi="Bookman Old Style" w:cs="Arial"/>
          <w:color w:val="1F1F1F"/>
        </w:rPr>
      </w:pPr>
      <w:r w:rsidRPr="00CD7412">
        <w:rPr>
          <w:rFonts w:ascii="Bookman Old Style" w:eastAsia="Times New Roman" w:hAnsi="Bookman Old Style" w:cs="Arial"/>
          <w:color w:val="1F1F1F"/>
        </w:rPr>
        <w:t>If you already have Skills Network Labs open in a tab, you can skip to the next step. Otherwise, click on the "</w:t>
      </w:r>
      <w:r w:rsidRPr="00CD7412">
        <w:rPr>
          <w:rFonts w:ascii="Bookman Old Style" w:eastAsia="Times New Roman" w:hAnsi="Bookman Old Style" w:cs="Arial"/>
          <w:b/>
          <w:bCs/>
          <w:color w:val="1F1F1F"/>
        </w:rPr>
        <w:t>Open Tool</w:t>
      </w:r>
      <w:r w:rsidRPr="00CD7412">
        <w:rPr>
          <w:rFonts w:ascii="Bookman Old Style" w:eastAsia="Times New Roman" w:hAnsi="Bookman Old Style" w:cs="Arial"/>
          <w:color w:val="1F1F1F"/>
        </w:rPr>
        <w:t>" button below to launch Skills Network Labs. (Note: you may see errors if you have multiple tabs with Skills Network Labs open.)</w:t>
      </w:r>
    </w:p>
    <w:p w14:paraId="2567C2C4" w14:textId="77777777" w:rsidR="0056681B" w:rsidRPr="00CD7412" w:rsidRDefault="0056681B" w:rsidP="007C66BC">
      <w:pPr>
        <w:numPr>
          <w:ilvl w:val="0"/>
          <w:numId w:val="2"/>
        </w:numPr>
        <w:shd w:val="clear" w:color="auto" w:fill="FFFFFF"/>
        <w:spacing w:before="100" w:beforeAutospacing="1" w:after="150" w:line="240" w:lineRule="auto"/>
        <w:ind w:left="450"/>
        <w:jc w:val="both"/>
        <w:rPr>
          <w:rFonts w:ascii="Bookman Old Style" w:eastAsia="Times New Roman" w:hAnsi="Bookman Old Style" w:cs="Arial"/>
          <w:color w:val="1F1F1F"/>
        </w:rPr>
      </w:pPr>
      <w:r w:rsidRPr="00CD7412">
        <w:rPr>
          <w:rFonts w:ascii="Bookman Old Style" w:eastAsia="Times New Roman" w:hAnsi="Bookman Old Style" w:cs="Arial"/>
          <w:color w:val="1F1F1F"/>
        </w:rPr>
        <w:t>Take a look at the </w:t>
      </w:r>
      <w:r w:rsidRPr="00CD7412">
        <w:rPr>
          <w:rFonts w:ascii="Bookman Old Style" w:eastAsia="Times New Roman" w:hAnsi="Bookman Old Style" w:cs="Arial"/>
          <w:b/>
          <w:bCs/>
          <w:color w:val="1F1F1F"/>
        </w:rPr>
        <w:t>My Data</w:t>
      </w:r>
      <w:r w:rsidRPr="00CD7412">
        <w:rPr>
          <w:rFonts w:ascii="Bookman Old Style" w:eastAsia="Times New Roman" w:hAnsi="Bookman Old Style" w:cs="Arial"/>
          <w:color w:val="1F1F1F"/>
        </w:rPr>
        <w:t> page. This is where you can upload and store your data for your account. It may take a few minutes to load.</w:t>
      </w:r>
    </w:p>
    <w:p w14:paraId="18A79CA4" w14:textId="59F8427B" w:rsidR="0056681B" w:rsidRPr="00CD7412" w:rsidRDefault="0056681B" w:rsidP="007C66BC">
      <w:pPr>
        <w:shd w:val="clear" w:color="auto" w:fill="FFFFFF"/>
        <w:spacing w:after="0" w:line="240" w:lineRule="auto"/>
        <w:jc w:val="both"/>
        <w:rPr>
          <w:rFonts w:ascii="Bookman Old Style" w:eastAsia="Times New Roman" w:hAnsi="Bookman Old Style" w:cs="Arial"/>
          <w:color w:val="1F1F1F"/>
        </w:rPr>
      </w:pPr>
      <w:r w:rsidRPr="00CD7412">
        <w:rPr>
          <w:rFonts w:ascii="Bookman Old Style" w:eastAsia="Times New Roman" w:hAnsi="Bookman Old Style" w:cs="Arial"/>
          <w:noProof/>
          <w:color w:val="1F1F1F"/>
        </w:rPr>
        <w:drawing>
          <wp:inline distT="0" distB="0" distL="0" distR="0" wp14:anchorId="236BB553" wp14:editId="144FF1B4">
            <wp:extent cx="6188710" cy="34645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8710" cy="3464560"/>
                    </a:xfrm>
                    <a:prstGeom prst="rect">
                      <a:avLst/>
                    </a:prstGeom>
                    <a:noFill/>
                    <a:ln>
                      <a:noFill/>
                    </a:ln>
                  </pic:spPr>
                </pic:pic>
              </a:graphicData>
            </a:graphic>
          </wp:inline>
        </w:drawing>
      </w:r>
    </w:p>
    <w:p w14:paraId="71310555" w14:textId="77777777" w:rsidR="0056681B" w:rsidRPr="00CD7412" w:rsidRDefault="0056681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color w:val="1F1F1F"/>
        </w:rPr>
        <w:t>2. Try </w:t>
      </w:r>
      <w:r w:rsidRPr="00CD7412">
        <w:rPr>
          <w:rFonts w:ascii="Bookman Old Style" w:eastAsia="Times New Roman" w:hAnsi="Bookman Old Style" w:cs="Arial"/>
          <w:b/>
          <w:bCs/>
          <w:color w:val="1F1F1F"/>
        </w:rPr>
        <w:t>uploading a file</w:t>
      </w:r>
      <w:r w:rsidRPr="00CD7412">
        <w:rPr>
          <w:rFonts w:ascii="Bookman Old Style" w:eastAsia="Times New Roman" w:hAnsi="Bookman Old Style" w:cs="Arial"/>
          <w:color w:val="1F1F1F"/>
        </w:rPr>
        <w:t>. If you don't know what to upload, you can use the following sample CSV file (student_grades.csv):</w:t>
      </w:r>
    </w:p>
    <w:p w14:paraId="00A69235" w14:textId="77777777" w:rsidR="0056681B" w:rsidRPr="00CD7412" w:rsidRDefault="0056681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color w:val="1F1F1F"/>
        </w:rPr>
        <w:t>Sample CSV file:</w:t>
      </w:r>
    </w:p>
    <w:p w14:paraId="1143A657" w14:textId="77777777" w:rsidR="0056681B" w:rsidRPr="00CD7412" w:rsidRDefault="004714D6" w:rsidP="007C66BC">
      <w:pPr>
        <w:shd w:val="clear" w:color="auto" w:fill="FFFFFF"/>
        <w:spacing w:line="240" w:lineRule="auto"/>
        <w:jc w:val="both"/>
        <w:rPr>
          <w:rFonts w:ascii="Bookman Old Style" w:eastAsia="Times New Roman" w:hAnsi="Bookman Old Style" w:cs="Arial"/>
          <w:color w:val="1F1F1F"/>
        </w:rPr>
      </w:pPr>
      <w:hyperlink r:id="rId23" w:tgtFrame="_blank" w:history="1">
        <w:r w:rsidR="0056681B" w:rsidRPr="00CD7412">
          <w:rPr>
            <w:rFonts w:ascii="Bookman Old Style" w:eastAsia="Times New Roman" w:hAnsi="Bookman Old Style" w:cs="Arial"/>
            <w:color w:val="757575"/>
            <w:u w:val="single"/>
            <w:bdr w:val="single" w:sz="6" w:space="9" w:color="DDDDDD" w:frame="1"/>
          </w:rPr>
          <w:t>student_grades.csv</w:t>
        </w:r>
      </w:hyperlink>
    </w:p>
    <w:p w14:paraId="6B511C17" w14:textId="77777777" w:rsidR="0056681B" w:rsidRPr="00CD7412" w:rsidRDefault="0056681B" w:rsidP="007C66BC">
      <w:pPr>
        <w:shd w:val="clear" w:color="auto" w:fill="FFFFFF"/>
        <w:spacing w:after="300" w:line="315" w:lineRule="atLeast"/>
        <w:jc w:val="both"/>
        <w:rPr>
          <w:rFonts w:ascii="Bookman Old Style" w:eastAsia="Times New Roman" w:hAnsi="Bookman Old Style" w:cs="Arial"/>
          <w:color w:val="1F1F1F"/>
        </w:rPr>
      </w:pPr>
      <w:r w:rsidRPr="00CD7412">
        <w:rPr>
          <w:rFonts w:ascii="Bookman Old Style" w:eastAsia="Times New Roman" w:hAnsi="Bookman Old Style" w:cs="Arial"/>
          <w:color w:val="1F1F1F"/>
        </w:rPr>
        <w:t xml:space="preserve">3. Great! Now that you've uploaded the file, notice that you have a </w:t>
      </w:r>
      <w:proofErr w:type="spellStart"/>
      <w:r w:rsidRPr="00CD7412">
        <w:rPr>
          <w:rFonts w:ascii="Bookman Old Style" w:eastAsia="Times New Roman" w:hAnsi="Bookman Old Style" w:cs="Arial"/>
          <w:color w:val="1F1F1F"/>
        </w:rPr>
        <w:t>filepath</w:t>
      </w:r>
      <w:proofErr w:type="spellEnd"/>
      <w:r w:rsidRPr="00CD7412">
        <w:rPr>
          <w:rFonts w:ascii="Bookman Old Style" w:eastAsia="Times New Roman" w:hAnsi="Bookman Old Style" w:cs="Arial"/>
          <w:color w:val="1F1F1F"/>
        </w:rPr>
        <w:t xml:space="preserve"> at the top of the screen. You can use </w:t>
      </w:r>
      <w:proofErr w:type="spellStart"/>
      <w:r w:rsidRPr="00CD7412">
        <w:rPr>
          <w:rFonts w:ascii="Bookman Old Style" w:eastAsia="Times New Roman" w:hAnsi="Bookman Old Style" w:cs="Arial"/>
          <w:color w:val="1F1F1F"/>
        </w:rPr>
        <w:t>filepaths</w:t>
      </w:r>
      <w:proofErr w:type="spellEnd"/>
      <w:r w:rsidRPr="00CD7412">
        <w:rPr>
          <w:rFonts w:ascii="Bookman Old Style" w:eastAsia="Times New Roman" w:hAnsi="Bookman Old Style" w:cs="Arial"/>
          <w:color w:val="1F1F1F"/>
        </w:rPr>
        <w:t xml:space="preserve"> for any of your uploaded files to use with Jupyter Notebooks, RStudio IDE, and the other tools available on Skills Network Labs.</w:t>
      </w:r>
    </w:p>
    <w:p w14:paraId="21AF8473" w14:textId="77777777" w:rsidR="0056681B" w:rsidRPr="00CD7412" w:rsidRDefault="004714D6" w:rsidP="007C66BC">
      <w:pPr>
        <w:spacing w:before="300" w:after="300" w:line="240" w:lineRule="auto"/>
        <w:jc w:val="both"/>
        <w:rPr>
          <w:rFonts w:ascii="Bookman Old Style" w:eastAsia="Times New Roman" w:hAnsi="Bookman Old Style" w:cs="Times New Roman"/>
        </w:rPr>
      </w:pPr>
      <w:r>
        <w:rPr>
          <w:rFonts w:ascii="Bookman Old Style" w:eastAsia="Times New Roman" w:hAnsi="Bookman Old Style" w:cs="Times New Roman"/>
        </w:rPr>
        <w:pict w14:anchorId="7617F94E">
          <v:rect id="_x0000_i1025" style="width:0;height:0" o:hralign="center" o:hrstd="t" o:hrnoshade="t" o:hr="t" fillcolor="#1f1f1f" stroked="f"/>
        </w:pict>
      </w:r>
    </w:p>
    <w:p w14:paraId="6578E2CD" w14:textId="77777777" w:rsidR="0056681B" w:rsidRPr="00CD7412" w:rsidRDefault="0056681B" w:rsidP="007C66BC">
      <w:pPr>
        <w:shd w:val="clear" w:color="auto" w:fill="FFFFFF"/>
        <w:spacing w:before="300" w:line="240"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This course uses a third-party tool, Lab - Exploring My Data on Skills Network Labs, to enhance your learning experience. The tool will reference basic information like your name, email, and Coursera ID.</w:t>
      </w:r>
    </w:p>
    <w:p w14:paraId="65E3B3CA" w14:textId="77777777" w:rsidR="007C66BC" w:rsidRPr="00CD7412" w:rsidRDefault="007C66BC" w:rsidP="007C66BC">
      <w:pPr>
        <w:jc w:val="both"/>
        <w:rPr>
          <w:rFonts w:ascii="Bookman Old Style" w:hAnsi="Bookman Old Style"/>
        </w:rPr>
        <w:sectPr w:rsidR="007C66BC" w:rsidRPr="00CD7412" w:rsidSect="008A0BE3">
          <w:pgSz w:w="11906" w:h="16838" w:code="9"/>
          <w:pgMar w:top="1440" w:right="1080" w:bottom="1440" w:left="1080" w:header="720" w:footer="720" w:gutter="0"/>
          <w:cols w:space="720"/>
          <w:docGrid w:linePitch="360"/>
        </w:sectPr>
      </w:pPr>
    </w:p>
    <w:p w14:paraId="6E442AD6" w14:textId="77777777" w:rsidR="007C66BC" w:rsidRPr="00CD7412" w:rsidRDefault="007C66BC" w:rsidP="004043B3">
      <w:pPr>
        <w:pStyle w:val="Heading4"/>
        <w:shd w:val="clear" w:color="auto" w:fill="FFFFFF"/>
        <w:spacing w:before="120" w:after="120" w:line="276" w:lineRule="auto"/>
        <w:jc w:val="both"/>
        <w:rPr>
          <w:rFonts w:ascii="Bookman Old Style" w:hAnsi="Bookman Old Style" w:cs="Arial"/>
          <w:b/>
          <w:bCs/>
          <w:color w:val="333333"/>
        </w:rPr>
      </w:pPr>
      <w:r w:rsidRPr="00CD7412">
        <w:rPr>
          <w:rFonts w:ascii="Bookman Old Style" w:hAnsi="Bookman Old Style" w:cs="Arial"/>
          <w:b/>
          <w:bCs/>
          <w:color w:val="333333"/>
        </w:rPr>
        <w:lastRenderedPageBreak/>
        <w:t>What are Jupyter Notebooks?</w:t>
      </w:r>
    </w:p>
    <w:p w14:paraId="5B332F18" w14:textId="3E3AE482" w:rsidR="007C66BC" w:rsidRPr="00CD7412" w:rsidRDefault="007C66BC" w:rsidP="004043B3">
      <w:pPr>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Welcome. In this video, we'll introduce you to Jupyter Notebooks. </w:t>
      </w:r>
    </w:p>
    <w:p w14:paraId="5C28B3D3" w14:textId="66AEB591"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Jupyter Notebooks are like documents, where you can execute chunks of programming code, one chunk at a time. </w:t>
      </w:r>
    </w:p>
    <w:p w14:paraId="07DC2120" w14:textId="40CB5FBA"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You can do everything from creating interactive maps, to creating interesting data visualizations, and even embedding videos. </w:t>
      </w:r>
    </w:p>
    <w:p w14:paraId="5B1684FC" w14:textId="55242EC5"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Jupyter Notebooks are open-source and was designed for interactive data science in scientific computing. </w:t>
      </w:r>
    </w:p>
    <w:p w14:paraId="61702AC5" w14:textId="1A7EC244"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Data scientists use Jupyter Notebooks, because in data science, you're often exploring your data or building models, and needing to see the outputs of parts of your code quite frequently, which Jupyter Notebooks enables. </w:t>
      </w:r>
    </w:p>
    <w:p w14:paraId="2725C4C6" w14:textId="77777777"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Jupyter Notebooks were also designed to be shared with others. </w:t>
      </w:r>
    </w:p>
    <w:p w14:paraId="7D6E8269" w14:textId="7B3EA263" w:rsidR="007C66BC" w:rsidRPr="00CD7412" w:rsidRDefault="007C66BC"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You can tell stories in Jupyter Notebooks with your data by combining your code with explanatory text, output from your code, images, and videos.</w:t>
      </w:r>
    </w:p>
    <w:p w14:paraId="1C73ACB4" w14:textId="33C36336" w:rsidR="006C450B" w:rsidRPr="00CD7412" w:rsidRDefault="006C450B" w:rsidP="004043B3">
      <w:pPr>
        <w:spacing w:before="120" w:after="120" w:line="276" w:lineRule="auto"/>
        <w:jc w:val="both"/>
        <w:rPr>
          <w:rFonts w:ascii="Bookman Old Style" w:hAnsi="Bookman Old Style"/>
        </w:rPr>
      </w:pPr>
    </w:p>
    <w:p w14:paraId="7EC49039" w14:textId="77777777" w:rsidR="005E3962" w:rsidRPr="00CD7412" w:rsidRDefault="005E3962" w:rsidP="004043B3">
      <w:pPr>
        <w:pStyle w:val="Heading4"/>
        <w:shd w:val="clear" w:color="auto" w:fill="FFFFFF"/>
        <w:spacing w:before="120" w:after="120" w:line="276" w:lineRule="auto"/>
        <w:jc w:val="both"/>
        <w:rPr>
          <w:rFonts w:ascii="Bookman Old Style" w:hAnsi="Bookman Old Style" w:cs="Arial"/>
          <w:b/>
          <w:bCs/>
          <w:color w:val="333333"/>
        </w:rPr>
      </w:pPr>
      <w:r w:rsidRPr="00CD7412">
        <w:rPr>
          <w:rFonts w:ascii="Bookman Old Style" w:hAnsi="Bookman Old Style" w:cs="Arial"/>
          <w:b/>
          <w:bCs/>
          <w:color w:val="333333"/>
        </w:rPr>
        <w:t>Getting started with Jupyter Notebooks</w:t>
      </w:r>
    </w:p>
    <w:p w14:paraId="1C098C31" w14:textId="77C44515"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Welcome, in this video we'll introduce you to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xml:space="preserve"> which </w:t>
      </w:r>
      <w:r w:rsidR="004043B3" w:rsidRPr="00CD7412">
        <w:rPr>
          <w:rFonts w:ascii="Bookman Old Style" w:eastAsia="Times New Roman" w:hAnsi="Bookman Old Style" w:cs="Arial"/>
        </w:rPr>
        <w:t>is an</w:t>
      </w:r>
      <w:r w:rsidRPr="00CD7412">
        <w:rPr>
          <w:rFonts w:ascii="Bookman Old Style" w:eastAsia="Times New Roman" w:hAnsi="Bookman Old Style" w:cs="Arial"/>
        </w:rPr>
        <w:t xml:space="preserve"> environment that allows you to easily edit and organize Jupyter Notebooks. Now you're going to hear the terms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xml:space="preserve"> and Jupyter Notebook a lot. </w:t>
      </w:r>
    </w:p>
    <w:p w14:paraId="6E440751" w14:textId="75EA3095"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 just to clarify here, when I'm talking about Jupyter Notebook, I'm referring to the actual file. </w:t>
      </w:r>
    </w:p>
    <w:p w14:paraId="32389D3E" w14:textId="3456AB75"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When I'm talking about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then that's the environment that organizes my various Jupyter Notebooks that allows me to run them.</w:t>
      </w:r>
    </w:p>
    <w:p w14:paraId="4D8585FE" w14:textId="7BFC6D8F"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You also learn how to upload data into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create your first Jupyter Notebook, run some code, and add some text and images.</w:t>
      </w:r>
    </w:p>
    <w:p w14:paraId="561C1EA2" w14:textId="4F9056A8"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When you open up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xml:space="preserve"> for the first time, you'll see that on the </w:t>
      </w:r>
      <w:r w:rsidR="004043B3" w:rsidRPr="00CD7412">
        <w:rPr>
          <w:rFonts w:ascii="Bookman Old Style" w:eastAsia="Times New Roman" w:hAnsi="Bookman Old Style" w:cs="Arial"/>
        </w:rPr>
        <w:t>left-hand</w:t>
      </w:r>
      <w:r w:rsidRPr="00CD7412">
        <w:rPr>
          <w:rFonts w:ascii="Bookman Old Style" w:eastAsia="Times New Roman" w:hAnsi="Bookman Old Style" w:cs="Arial"/>
        </w:rPr>
        <w:t xml:space="preserve"> side you have your files directory, where you can keep track of all of your files and a launcher screen on the </w:t>
      </w:r>
      <w:r w:rsidR="004043B3" w:rsidRPr="00CD7412">
        <w:rPr>
          <w:rFonts w:ascii="Bookman Old Style" w:eastAsia="Times New Roman" w:hAnsi="Bookman Old Style" w:cs="Arial"/>
        </w:rPr>
        <w:t>right-hand</w:t>
      </w:r>
      <w:r w:rsidRPr="00CD7412">
        <w:rPr>
          <w:rFonts w:ascii="Bookman Old Style" w:eastAsia="Times New Roman" w:hAnsi="Bookman Old Style" w:cs="Arial"/>
        </w:rPr>
        <w:t xml:space="preserve"> side. </w:t>
      </w:r>
    </w:p>
    <w:p w14:paraId="399511DF" w14:textId="5E3323BD"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From this launcher, you can create new Jupyter notebooks currently available in Python 3, Scala, or R. </w:t>
      </w:r>
    </w:p>
    <w:p w14:paraId="4AEDD267" w14:textId="6AEEE273"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And there's some other options for more intermediate users to explore, by coding directly in the console using terminal or writing your code in a text editor. </w:t>
      </w:r>
    </w:p>
    <w:p w14:paraId="3E6A177A" w14:textId="7CE1E20E"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On CC labs, there are other features like </w:t>
      </w:r>
      <w:proofErr w:type="spellStart"/>
      <w:r w:rsidRPr="00CD7412">
        <w:rPr>
          <w:rFonts w:ascii="Bookman Old Style" w:eastAsia="Times New Roman" w:hAnsi="Bookman Old Style" w:cs="Arial"/>
        </w:rPr>
        <w:t>Cognose</w:t>
      </w:r>
      <w:proofErr w:type="spellEnd"/>
      <w:r w:rsidRPr="00CD7412">
        <w:rPr>
          <w:rFonts w:ascii="Bookman Old Style" w:eastAsia="Times New Roman" w:hAnsi="Bookman Old Style" w:cs="Arial"/>
        </w:rPr>
        <w:t xml:space="preserve"> Dashboard embedded for data visualization and some sample Jupyter Notebook tutorials at the bottom.</w:t>
      </w:r>
    </w:p>
    <w:p w14:paraId="0FEF3401"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For this video, we'll just focus on the Jupyter Notebooks. </w:t>
      </w:r>
    </w:p>
    <w:p w14:paraId="3F08355D" w14:textId="00AA26A1"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Okay, let's first create a notebook in Python 3, and then we can dive into how to use Jupyter Notebooks.</w:t>
      </w:r>
    </w:p>
    <w:p w14:paraId="0611A4BF"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Jupyter Notebooks are made up entirely of cells. </w:t>
      </w:r>
    </w:p>
    <w:p w14:paraId="6DE9F8D8" w14:textId="19E71808" w:rsidR="005E3962" w:rsidRPr="00CD7412" w:rsidRDefault="004043B3"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lastRenderedPageBreak/>
        <w:t>So,</w:t>
      </w:r>
      <w:r w:rsidR="005E3962" w:rsidRPr="00CD7412">
        <w:rPr>
          <w:rFonts w:ascii="Bookman Old Style" w:eastAsia="Times New Roman" w:hAnsi="Bookman Old Style" w:cs="Arial"/>
        </w:rPr>
        <w:t xml:space="preserve"> you can see in this notebook, there is currently one cell.</w:t>
      </w:r>
    </w:p>
    <w:p w14:paraId="73D35652" w14:textId="1A98A590"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Let's type something inside the cell, like 1 + 1 and then on your keyboard press </w:t>
      </w:r>
      <w:proofErr w:type="spellStart"/>
      <w:r w:rsidRPr="00CD7412">
        <w:rPr>
          <w:rFonts w:ascii="Bookman Old Style" w:eastAsia="Times New Roman" w:hAnsi="Bookman Old Style" w:cs="Arial"/>
        </w:rPr>
        <w:t>Shift+Enter</w:t>
      </w:r>
      <w:proofErr w:type="spellEnd"/>
      <w:r w:rsidRPr="00CD7412">
        <w:rPr>
          <w:rFonts w:ascii="Bookman Old Style" w:eastAsia="Times New Roman" w:hAnsi="Bookman Old Style" w:cs="Arial"/>
        </w:rPr>
        <w:t>, which executes the code using Python, and that returns two.</w:t>
      </w:r>
    </w:p>
    <w:p w14:paraId="3DA35DC9" w14:textId="3EBBF910"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Now we can create even more cells by pressing the Plus button at the top, and write more code, like setting X to be equal to the integer one, and printing the output of X in the cell below. </w:t>
      </w:r>
    </w:p>
    <w:p w14:paraId="3B7909C5" w14:textId="68063873" w:rsidR="005E3962" w:rsidRPr="00CD7412" w:rsidRDefault="004043B3"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w:t>
      </w:r>
      <w:r w:rsidR="005E3962" w:rsidRPr="00CD7412">
        <w:rPr>
          <w:rFonts w:ascii="Bookman Old Style" w:eastAsia="Times New Roman" w:hAnsi="Bookman Old Style" w:cs="Arial"/>
        </w:rPr>
        <w:t xml:space="preserve"> all of these cells are actually what are called code cells, which allow me to run code using the interpreter which in this case is Python 3. </w:t>
      </w:r>
    </w:p>
    <w:p w14:paraId="2D78AC59"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But how do we add titles or text to our notebook? </w:t>
      </w:r>
    </w:p>
    <w:p w14:paraId="75AE42F0" w14:textId="4CEAE53F"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Well, you will first need to convert the cell type from code into a markdown cell by clicking on a cell choosing markdown from the </w:t>
      </w:r>
      <w:r w:rsidR="004043B3" w:rsidRPr="00CD7412">
        <w:rPr>
          <w:rFonts w:ascii="Bookman Old Style" w:eastAsia="Times New Roman" w:hAnsi="Bookman Old Style" w:cs="Arial"/>
        </w:rPr>
        <w:t>drop-down</w:t>
      </w:r>
      <w:r w:rsidRPr="00CD7412">
        <w:rPr>
          <w:rFonts w:ascii="Bookman Old Style" w:eastAsia="Times New Roman" w:hAnsi="Bookman Old Style" w:cs="Arial"/>
        </w:rPr>
        <w:t xml:space="preserve"> menu. </w:t>
      </w:r>
    </w:p>
    <w:p w14:paraId="2FD5FD1C" w14:textId="13EE2C4E"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And now if you type in something like one plus one into this markdown cell and try to run it using Shift + Enter, it gets converted directly into text. And to edit it again, simply double-click on a cell. </w:t>
      </w:r>
    </w:p>
    <w:p w14:paraId="46A7FC31" w14:textId="33265D0A"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Now it's called markdown because it's actually a kind of syntax that allows you to stylize your text. </w:t>
      </w:r>
    </w:p>
    <w:p w14:paraId="73EB8BA9" w14:textId="61CC2505"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For example, you can create titles or headers by using the pound symbol and a space followed by some text like My Title. </w:t>
      </w:r>
    </w:p>
    <w:p w14:paraId="2E59CC74"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There are other ways to stylize your text as well. </w:t>
      </w:r>
    </w:p>
    <w:p w14:paraId="460553EF"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And here are some examples. </w:t>
      </w:r>
    </w:p>
    <w:p w14:paraId="0A6599DB" w14:textId="6FB5093B"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But I encourage you to look up a markdown formatting guide to find out all the different ways you can format your text. </w:t>
      </w:r>
    </w:p>
    <w:p w14:paraId="76CC208D"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In markdown cells, you can also use HTML as well. </w:t>
      </w:r>
    </w:p>
    <w:p w14:paraId="5EF29F80" w14:textId="0F30032A"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For example, if you want to embed an image, you can use the image source tag to embed an image. </w:t>
      </w:r>
    </w:p>
    <w:p w14:paraId="07FECA0B" w14:textId="3FF616EF"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Now, I want to show you on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 how to import data like a CSV file and use it in a Jupyter notebook. </w:t>
      </w:r>
    </w:p>
    <w:p w14:paraId="284407EF" w14:textId="5EDA9CE6"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To import data, you can simply drag and drop your data file directly into the files directory on the left hand side. </w:t>
      </w:r>
    </w:p>
    <w:p w14:paraId="54F11E5C"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Once the upload is complete, it will show in the directory. </w:t>
      </w:r>
    </w:p>
    <w:p w14:paraId="412694A6"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And it doesn't have to be CSV, it could be any file type. </w:t>
      </w:r>
    </w:p>
    <w:p w14:paraId="2238A8DD" w14:textId="03C207BD"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You can also create different folders to organize all of your files, especially if you're going to be working with lots of notebooks or data files. </w:t>
      </w:r>
    </w:p>
    <w:p w14:paraId="483FDD0E" w14:textId="7A882715"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For CSV files, you can even double click on the file to open up a preview of its contents, which is really nice, but you can't really do much other than view the contents however. </w:t>
      </w:r>
    </w:p>
    <w:p w14:paraId="6BC65A08" w14:textId="36ABE7FA" w:rsidR="005E3962" w:rsidRPr="00CD7412" w:rsidRDefault="004043B3"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w:t>
      </w:r>
      <w:r w:rsidR="005E3962" w:rsidRPr="00CD7412">
        <w:rPr>
          <w:rFonts w:ascii="Bookman Old Style" w:eastAsia="Times New Roman" w:hAnsi="Bookman Old Style" w:cs="Arial"/>
        </w:rPr>
        <w:t xml:space="preserve"> if you want to analyze or manipulate the data, that's when you want to use Python, R, or Scala. </w:t>
      </w:r>
    </w:p>
    <w:p w14:paraId="3378E7E2" w14:textId="7777777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Let's create a new notebook running Python 3. </w:t>
      </w:r>
    </w:p>
    <w:p w14:paraId="6CF769CF" w14:textId="287BEA3A"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lastRenderedPageBreak/>
        <w:t>To important a CSV file in Python, we need to use a read CSV function from the pandas library. </w:t>
      </w:r>
    </w:p>
    <w:p w14:paraId="6AA32CA6" w14:textId="46F3EAB9" w:rsidR="005E3962" w:rsidRPr="00CD7412" w:rsidRDefault="004043B3"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w:t>
      </w:r>
      <w:r w:rsidR="005E3962" w:rsidRPr="00CD7412">
        <w:rPr>
          <w:rFonts w:ascii="Bookman Old Style" w:eastAsia="Times New Roman" w:hAnsi="Bookman Old Style" w:cs="Arial"/>
        </w:rPr>
        <w:t xml:space="preserve"> the first step is to import pandas as PD. </w:t>
      </w:r>
    </w:p>
    <w:p w14:paraId="185B2B57" w14:textId="34D58857"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Next, you can read in the file using the file path to your CSV file, and let's assign it to a variable called DF. </w:t>
      </w:r>
    </w:p>
    <w:p w14:paraId="481EEB0F" w14:textId="7EDC4034"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Now if you print the head of DF, it should show us the first five rows of the CSV file. </w:t>
      </w:r>
    </w:p>
    <w:p w14:paraId="78936395" w14:textId="6297F97C"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 now you've learned how to write and execute code in a Jupyter notebook and how to add text, format it, and embed images. </w:t>
      </w:r>
    </w:p>
    <w:p w14:paraId="09079BA4" w14:textId="03AAC66A" w:rsidR="005E3962" w:rsidRPr="00CD7412" w:rsidRDefault="005E3962" w:rsidP="004043B3">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 xml:space="preserve">Learning how to analyze and manipulate the data is a bit out of the scope of this video, but hopefully you've enjoyed learning how to upload and import data in </w:t>
      </w:r>
      <w:proofErr w:type="spellStart"/>
      <w:r w:rsidRPr="00CD7412">
        <w:rPr>
          <w:rFonts w:ascii="Bookman Old Style" w:eastAsia="Times New Roman" w:hAnsi="Bookman Old Style" w:cs="Arial"/>
        </w:rPr>
        <w:t>JupyterLab</w:t>
      </w:r>
      <w:proofErr w:type="spellEnd"/>
      <w:r w:rsidRPr="00CD7412">
        <w:rPr>
          <w:rFonts w:ascii="Bookman Old Style" w:eastAsia="Times New Roman" w:hAnsi="Bookman Old Style" w:cs="Arial"/>
        </w:rPr>
        <w:t>.</w:t>
      </w:r>
    </w:p>
    <w:p w14:paraId="69C1EAA0" w14:textId="6AC1CC2C" w:rsidR="005E3962" w:rsidRPr="00CD7412" w:rsidRDefault="005E3962" w:rsidP="004043B3">
      <w:pPr>
        <w:shd w:val="clear" w:color="auto" w:fill="FFFFFF"/>
        <w:spacing w:after="0" w:line="240" w:lineRule="auto"/>
        <w:jc w:val="both"/>
        <w:rPr>
          <w:rFonts w:ascii="Bookman Old Style" w:eastAsia="Times New Roman" w:hAnsi="Bookman Old Style" w:cs="Arial"/>
        </w:rPr>
      </w:pPr>
    </w:p>
    <w:p w14:paraId="277600E2" w14:textId="77777777" w:rsidR="000839FA" w:rsidRPr="00CD7412" w:rsidRDefault="000839FA" w:rsidP="000839FA">
      <w:pPr>
        <w:pStyle w:val="Heading2"/>
        <w:shd w:val="clear" w:color="auto" w:fill="FFFFFF"/>
        <w:spacing w:before="0" w:beforeAutospacing="0" w:after="0" w:afterAutospacing="0"/>
        <w:rPr>
          <w:rFonts w:ascii="Bookman Old Style" w:hAnsi="Bookman Old Style" w:cs="Arial"/>
          <w:b w:val="0"/>
          <w:bCs w:val="0"/>
          <w:color w:val="1F1F1F"/>
          <w:sz w:val="45"/>
          <w:szCs w:val="45"/>
        </w:rPr>
      </w:pPr>
      <w:r w:rsidRPr="00CD7412">
        <w:rPr>
          <w:rFonts w:ascii="Bookman Old Style" w:hAnsi="Bookman Old Style" w:cs="Arial"/>
          <w:b w:val="0"/>
          <w:bCs w:val="0"/>
          <w:color w:val="1F1F1F"/>
          <w:sz w:val="45"/>
          <w:szCs w:val="45"/>
        </w:rPr>
        <w:t>Lab - Jupyter Notebooks - The Basics</w:t>
      </w:r>
    </w:p>
    <w:p w14:paraId="750CA222" w14:textId="77777777" w:rsidR="000839FA" w:rsidRPr="00CD7412" w:rsidRDefault="000839FA" w:rsidP="000839FA">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Special note about the lab environment:</w:t>
      </w:r>
    </w:p>
    <w:p w14:paraId="00B4EFDC" w14:textId="77777777" w:rsidR="000839FA" w:rsidRPr="00CD7412" w:rsidRDefault="000839FA" w:rsidP="000839FA">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Fonts w:ascii="Bookman Old Style" w:hAnsi="Bookman Old Style" w:cs="Arial"/>
          <w:b w:val="0"/>
          <w:bCs w:val="0"/>
          <w:color w:val="1F1F1F"/>
          <w:sz w:val="24"/>
          <w:szCs w:val="24"/>
        </w:rPr>
        <w:t>These Jupyter notebooks labs now use the latest environment: </w:t>
      </w:r>
      <w:proofErr w:type="spellStart"/>
      <w:r w:rsidRPr="00CD7412">
        <w:rPr>
          <w:rStyle w:val="Strong"/>
          <w:rFonts w:ascii="Bookman Old Style" w:hAnsi="Bookman Old Style" w:cs="Arial"/>
          <w:b/>
          <w:bCs/>
          <w:color w:val="1F1F1F"/>
          <w:sz w:val="24"/>
          <w:szCs w:val="24"/>
        </w:rPr>
        <w:t>JupyterLab</w:t>
      </w:r>
      <w:proofErr w:type="spellEnd"/>
      <w:r w:rsidRPr="00CD7412">
        <w:rPr>
          <w:rFonts w:ascii="Bookman Old Style" w:hAnsi="Bookman Old Style" w:cs="Arial"/>
          <w:b w:val="0"/>
          <w:bCs w:val="0"/>
          <w:color w:val="1F1F1F"/>
          <w:sz w:val="24"/>
          <w:szCs w:val="24"/>
        </w:rPr>
        <w:t>, which uses the same .</w:t>
      </w:r>
      <w:proofErr w:type="spellStart"/>
      <w:r w:rsidRPr="00CD7412">
        <w:rPr>
          <w:rFonts w:ascii="Bookman Old Style" w:hAnsi="Bookman Old Style" w:cs="Arial"/>
          <w:b w:val="0"/>
          <w:bCs w:val="0"/>
          <w:color w:val="1F1F1F"/>
          <w:sz w:val="24"/>
          <w:szCs w:val="24"/>
        </w:rPr>
        <w:t>ipynb</w:t>
      </w:r>
      <w:proofErr w:type="spellEnd"/>
      <w:r w:rsidRPr="00CD7412">
        <w:rPr>
          <w:rFonts w:ascii="Bookman Old Style" w:hAnsi="Bookman Old Style" w:cs="Arial"/>
          <w:b w:val="0"/>
          <w:bCs w:val="0"/>
          <w:color w:val="1F1F1F"/>
          <w:sz w:val="24"/>
          <w:szCs w:val="24"/>
        </w:rPr>
        <w:t xml:space="preserve"> Jupyter notebook files.</w:t>
      </w:r>
    </w:p>
    <w:p w14:paraId="386287FD" w14:textId="77777777" w:rsidR="000839FA" w:rsidRPr="00CD7412" w:rsidRDefault="000839FA" w:rsidP="000839FA">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1 - Create a new notebook in Python</w:t>
      </w:r>
    </w:p>
    <w:p w14:paraId="3707D02D" w14:textId="77777777" w:rsidR="000839FA" w:rsidRPr="00CD7412" w:rsidRDefault="000839FA" w:rsidP="000839FA">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1. If you already have Skills Network Labs open in a tab, you can click on </w:t>
      </w:r>
      <w:proofErr w:type="spellStart"/>
      <w:r w:rsidRPr="00CD7412">
        <w:rPr>
          <w:rStyle w:val="Strong"/>
          <w:rFonts w:ascii="Bookman Old Style" w:hAnsi="Bookman Old Style" w:cs="Arial"/>
          <w:color w:val="1F1F1F"/>
          <w:sz w:val="21"/>
          <w:szCs w:val="21"/>
        </w:rPr>
        <w:t>JupyterLab</w:t>
      </w:r>
      <w:proofErr w:type="spellEnd"/>
      <w:r w:rsidRPr="00CD7412">
        <w:rPr>
          <w:rStyle w:val="Strong"/>
          <w:rFonts w:ascii="Bookman Old Style" w:hAnsi="Bookman Old Style" w:cs="Arial"/>
          <w:color w:val="1F1F1F"/>
          <w:sz w:val="21"/>
          <w:szCs w:val="21"/>
        </w:rPr>
        <w:t xml:space="preserve"> on the main page</w:t>
      </w:r>
      <w:r w:rsidRPr="00CD7412">
        <w:rPr>
          <w:rFonts w:ascii="Bookman Old Style" w:hAnsi="Bookman Old Style" w:cs="Arial"/>
          <w:color w:val="1F1F1F"/>
          <w:sz w:val="21"/>
          <w:szCs w:val="21"/>
        </w:rPr>
        <w:t>.</w:t>
      </w:r>
    </w:p>
    <w:p w14:paraId="41CA166E" w14:textId="77777777" w:rsidR="000839FA" w:rsidRPr="00CD7412" w:rsidRDefault="000839FA" w:rsidP="000839FA">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2. To create a new notebook, click on any of the languages under "Notebook".</w:t>
      </w:r>
    </w:p>
    <w:p w14:paraId="00CB49C4" w14:textId="77777777" w:rsidR="000839FA" w:rsidRPr="00CD7412" w:rsidRDefault="000839FA" w:rsidP="000839FA">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2 - Write and execute code</w:t>
      </w:r>
    </w:p>
    <w:p w14:paraId="11D9827A" w14:textId="77777777" w:rsidR="000839FA" w:rsidRPr="00CD7412" w:rsidRDefault="000839FA" w:rsidP="000839FA">
      <w:pPr>
        <w:numPr>
          <w:ilvl w:val="0"/>
          <w:numId w:val="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In your new empty notebook (from Exercise 1), </w:t>
      </w:r>
      <w:r w:rsidRPr="00CD7412">
        <w:rPr>
          <w:rStyle w:val="Strong"/>
          <w:rFonts w:ascii="Bookman Old Style" w:hAnsi="Bookman Old Style" w:cs="Arial"/>
          <w:color w:val="1F1F1F"/>
          <w:sz w:val="21"/>
          <w:szCs w:val="21"/>
        </w:rPr>
        <w:t>click within the gray code cell and write some code,</w:t>
      </w:r>
      <w:r w:rsidRPr="00CD7412">
        <w:rPr>
          <w:rFonts w:ascii="Bookman Old Style" w:hAnsi="Bookman Old Style" w:cs="Arial"/>
          <w:color w:val="1F1F1F"/>
          <w:sz w:val="21"/>
          <w:szCs w:val="21"/>
        </w:rPr>
        <w:t> like "1 + 1" (without quotation marks).</w:t>
      </w:r>
    </w:p>
    <w:p w14:paraId="606F447B" w14:textId="77777777" w:rsidR="000839FA" w:rsidRPr="00CD7412" w:rsidRDefault="000839FA" w:rsidP="000839FA">
      <w:pPr>
        <w:numPr>
          <w:ilvl w:val="0"/>
          <w:numId w:val="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 xml:space="preserve">Execute the code, by either clicking the Play button in the menu above the notebook, or by pressing </w:t>
      </w:r>
      <w:proofErr w:type="spellStart"/>
      <w:r w:rsidRPr="00CD7412">
        <w:rPr>
          <w:rFonts w:ascii="Bookman Old Style" w:hAnsi="Bookman Old Style" w:cs="Arial"/>
          <w:color w:val="1F1F1F"/>
          <w:sz w:val="21"/>
          <w:szCs w:val="21"/>
        </w:rPr>
        <w:t>Shift+Enter</w:t>
      </w:r>
      <w:proofErr w:type="spellEnd"/>
      <w:r w:rsidRPr="00CD7412">
        <w:rPr>
          <w:rFonts w:ascii="Bookman Old Style" w:hAnsi="Bookman Old Style" w:cs="Arial"/>
          <w:color w:val="1F1F1F"/>
          <w:sz w:val="21"/>
          <w:szCs w:val="21"/>
        </w:rPr>
        <w:t xml:space="preserve"> on your notebook.</w:t>
      </w:r>
    </w:p>
    <w:p w14:paraId="27A316F0" w14:textId="77777777" w:rsidR="000839FA" w:rsidRPr="00CD7412" w:rsidRDefault="000839FA" w:rsidP="000839FA">
      <w:pPr>
        <w:numPr>
          <w:ilvl w:val="0"/>
          <w:numId w:val="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You should see in the output, "2".</w:t>
      </w:r>
    </w:p>
    <w:p w14:paraId="36B3B4BA" w14:textId="77777777" w:rsidR="000839FA" w:rsidRPr="00CD7412" w:rsidRDefault="000839FA" w:rsidP="000839FA">
      <w:pPr>
        <w:numPr>
          <w:ilvl w:val="0"/>
          <w:numId w:val="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Try executing other code (try simple math operations).</w:t>
      </w:r>
    </w:p>
    <w:p w14:paraId="27291E9C" w14:textId="77777777" w:rsidR="000839FA" w:rsidRPr="00CD7412" w:rsidRDefault="000839FA" w:rsidP="000839FA">
      <w:pPr>
        <w:numPr>
          <w:ilvl w:val="0"/>
          <w:numId w:val="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Great! Now you know how to write and run code in Jupyter Notebooks</w:t>
      </w:r>
    </w:p>
    <w:p w14:paraId="6F8814BF" w14:textId="77777777" w:rsidR="000839FA" w:rsidRPr="00CD7412" w:rsidRDefault="000839FA" w:rsidP="000839FA">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3 - Create new cells</w:t>
      </w:r>
    </w:p>
    <w:p w14:paraId="5290C791" w14:textId="77777777" w:rsidR="000839FA" w:rsidRPr="00CD7412" w:rsidRDefault="000839FA" w:rsidP="000839FA">
      <w:pPr>
        <w:numPr>
          <w:ilvl w:val="0"/>
          <w:numId w:val="4"/>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In your Jupyter notebook, first </w:t>
      </w:r>
      <w:r w:rsidRPr="00CD7412">
        <w:rPr>
          <w:rStyle w:val="Strong"/>
          <w:rFonts w:ascii="Bookman Old Style" w:hAnsi="Bookman Old Style" w:cs="Arial"/>
          <w:color w:val="1F1F1F"/>
          <w:sz w:val="21"/>
          <w:szCs w:val="21"/>
        </w:rPr>
        <w:t>click on any of the existing cells</w:t>
      </w:r>
      <w:r w:rsidRPr="00CD7412">
        <w:rPr>
          <w:rFonts w:ascii="Bookman Old Style" w:hAnsi="Bookman Old Style" w:cs="Arial"/>
          <w:color w:val="1F1F1F"/>
          <w:sz w:val="21"/>
          <w:szCs w:val="21"/>
        </w:rPr>
        <w:t> to select the cell.</w:t>
      </w:r>
    </w:p>
    <w:p w14:paraId="1744D9F9" w14:textId="77777777" w:rsidR="000839FA" w:rsidRPr="00CD7412" w:rsidRDefault="000839FA" w:rsidP="000839FA">
      <w:pPr>
        <w:numPr>
          <w:ilvl w:val="0"/>
          <w:numId w:val="4"/>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From the menu, click on "</w:t>
      </w:r>
      <w:r w:rsidRPr="00CD7412">
        <w:rPr>
          <w:rStyle w:val="Strong"/>
          <w:rFonts w:ascii="Bookman Old Style" w:hAnsi="Bookman Old Style" w:cs="Arial"/>
          <w:color w:val="1F1F1F"/>
          <w:sz w:val="21"/>
          <w:szCs w:val="21"/>
        </w:rPr>
        <w:t>Insert</w:t>
      </w:r>
      <w:r w:rsidRPr="00CD7412">
        <w:rPr>
          <w:rFonts w:ascii="Bookman Old Style" w:hAnsi="Bookman Old Style" w:cs="Arial"/>
          <w:color w:val="1F1F1F"/>
          <w:sz w:val="21"/>
          <w:szCs w:val="21"/>
        </w:rPr>
        <w:t>", then "</w:t>
      </w:r>
      <w:r w:rsidRPr="00CD7412">
        <w:rPr>
          <w:rStyle w:val="Strong"/>
          <w:rFonts w:ascii="Bookman Old Style" w:hAnsi="Bookman Old Style" w:cs="Arial"/>
          <w:color w:val="1F1F1F"/>
          <w:sz w:val="21"/>
          <w:szCs w:val="21"/>
        </w:rPr>
        <w:t>Insert Cell Above</w:t>
      </w:r>
      <w:r w:rsidRPr="00CD7412">
        <w:rPr>
          <w:rFonts w:ascii="Bookman Old Style" w:hAnsi="Bookman Old Style" w:cs="Arial"/>
          <w:color w:val="1F1F1F"/>
          <w:sz w:val="21"/>
          <w:szCs w:val="21"/>
        </w:rPr>
        <w:t>" or "</w:t>
      </w:r>
      <w:r w:rsidRPr="00CD7412">
        <w:rPr>
          <w:rStyle w:val="Strong"/>
          <w:rFonts w:ascii="Bookman Old Style" w:hAnsi="Bookman Old Style" w:cs="Arial"/>
          <w:color w:val="1F1F1F"/>
          <w:sz w:val="21"/>
          <w:szCs w:val="21"/>
        </w:rPr>
        <w:t>Insert Cell Below</w:t>
      </w:r>
      <w:r w:rsidRPr="00CD7412">
        <w:rPr>
          <w:rFonts w:ascii="Bookman Old Style" w:hAnsi="Bookman Old Style" w:cs="Arial"/>
          <w:color w:val="1F1F1F"/>
          <w:sz w:val="21"/>
          <w:szCs w:val="21"/>
        </w:rPr>
        <w:t>".</w:t>
      </w:r>
    </w:p>
    <w:p w14:paraId="476AE632" w14:textId="77777777" w:rsidR="000839FA" w:rsidRPr="00CD7412" w:rsidRDefault="000839FA" w:rsidP="000839FA">
      <w:pPr>
        <w:numPr>
          <w:ilvl w:val="0"/>
          <w:numId w:val="4"/>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lastRenderedPageBreak/>
        <w:t>Great! Now you know how to insert new cells in Jupyter Notebooks. Note you can use the keyboard shortcuts: </w:t>
      </w:r>
      <w:r w:rsidRPr="00CD7412">
        <w:rPr>
          <w:rStyle w:val="Strong"/>
          <w:rFonts w:ascii="Bookman Old Style" w:hAnsi="Bookman Old Style" w:cs="Arial"/>
          <w:color w:val="1F1F1F"/>
          <w:sz w:val="21"/>
          <w:szCs w:val="21"/>
        </w:rPr>
        <w:t>[a]</w:t>
      </w:r>
      <w:r w:rsidRPr="00CD7412">
        <w:rPr>
          <w:rFonts w:ascii="Bookman Old Style" w:hAnsi="Bookman Old Style" w:cs="Arial"/>
          <w:color w:val="1F1F1F"/>
          <w:sz w:val="21"/>
          <w:szCs w:val="21"/>
        </w:rPr>
        <w:t> - Insert a Cell </w:t>
      </w:r>
      <w:r w:rsidRPr="00CD7412">
        <w:rPr>
          <w:rStyle w:val="Strong"/>
          <w:rFonts w:ascii="Bookman Old Style" w:hAnsi="Bookman Old Style" w:cs="Arial"/>
          <w:color w:val="1F1F1F"/>
          <w:sz w:val="21"/>
          <w:szCs w:val="21"/>
          <w:u w:val="single"/>
        </w:rPr>
        <w:t>A</w:t>
      </w:r>
      <w:r w:rsidRPr="00CD7412">
        <w:rPr>
          <w:rFonts w:ascii="Bookman Old Style" w:hAnsi="Bookman Old Style" w:cs="Arial"/>
          <w:color w:val="1F1F1F"/>
          <w:sz w:val="21"/>
          <w:szCs w:val="21"/>
        </w:rPr>
        <w:t>bove; </w:t>
      </w:r>
      <w:r w:rsidRPr="00CD7412">
        <w:rPr>
          <w:rStyle w:val="Strong"/>
          <w:rFonts w:ascii="Bookman Old Style" w:hAnsi="Bookman Old Style" w:cs="Arial"/>
          <w:color w:val="1F1F1F"/>
          <w:sz w:val="21"/>
          <w:szCs w:val="21"/>
        </w:rPr>
        <w:t>[b]</w:t>
      </w:r>
      <w:r w:rsidRPr="00CD7412">
        <w:rPr>
          <w:rFonts w:ascii="Bookman Old Style" w:hAnsi="Bookman Old Style" w:cs="Arial"/>
          <w:color w:val="1F1F1F"/>
          <w:sz w:val="21"/>
          <w:szCs w:val="21"/>
        </w:rPr>
        <w:t> - Insert a Cell </w:t>
      </w:r>
      <w:r w:rsidRPr="00CD7412">
        <w:rPr>
          <w:rStyle w:val="Strong"/>
          <w:rFonts w:ascii="Bookman Old Style" w:hAnsi="Bookman Old Style" w:cs="Arial"/>
          <w:color w:val="1F1F1F"/>
          <w:sz w:val="21"/>
          <w:szCs w:val="21"/>
          <w:u w:val="single"/>
        </w:rPr>
        <w:t>B</w:t>
      </w:r>
      <w:r w:rsidRPr="00CD7412">
        <w:rPr>
          <w:rFonts w:ascii="Bookman Old Style" w:hAnsi="Bookman Old Style" w:cs="Arial"/>
          <w:color w:val="1F1F1F"/>
          <w:sz w:val="21"/>
          <w:szCs w:val="21"/>
        </w:rPr>
        <w:t>elow.</w:t>
      </w:r>
    </w:p>
    <w:p w14:paraId="6B0DE39A" w14:textId="77777777" w:rsidR="000839FA" w:rsidRPr="00CD7412" w:rsidRDefault="000839FA" w:rsidP="000839FA">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4 - Create Markdown cells and add text</w:t>
      </w:r>
    </w:p>
    <w:p w14:paraId="0EE18A2D" w14:textId="77777777" w:rsidR="000839FA" w:rsidRPr="00CD7412" w:rsidRDefault="000839FA" w:rsidP="000839FA">
      <w:pPr>
        <w:numPr>
          <w:ilvl w:val="0"/>
          <w:numId w:val="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In your notebook, click on any code cell, and in the drop-down menu in the menu above, change the cell type from "Code" to "Markdown". As you'll notice, you cannot create Markdown cells without first creating cells and converting them from "Code" to "Markdown".</w:t>
      </w:r>
    </w:p>
    <w:p w14:paraId="7D7EA44E" w14:textId="77777777" w:rsidR="000839FA" w:rsidRPr="00CD7412" w:rsidRDefault="000839FA" w:rsidP="000839FA">
      <w:pPr>
        <w:numPr>
          <w:ilvl w:val="0"/>
          <w:numId w:val="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In the Markdown cell, write some text like "My Title".</w:t>
      </w:r>
    </w:p>
    <w:p w14:paraId="7E723ADE" w14:textId="77777777" w:rsidR="000839FA" w:rsidRPr="00CD7412" w:rsidRDefault="000839FA" w:rsidP="000839FA">
      <w:pPr>
        <w:numPr>
          <w:ilvl w:val="0"/>
          <w:numId w:val="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 xml:space="preserve">To render the Markdown text, make sure the cell is selected (by clicking within it), and press Play in the menu, or </w:t>
      </w:r>
      <w:proofErr w:type="spellStart"/>
      <w:r w:rsidRPr="00CD7412">
        <w:rPr>
          <w:rFonts w:ascii="Bookman Old Style" w:hAnsi="Bookman Old Style" w:cs="Arial"/>
          <w:color w:val="1F1F1F"/>
          <w:sz w:val="21"/>
          <w:szCs w:val="21"/>
        </w:rPr>
        <w:t>Shift+Enter</w:t>
      </w:r>
      <w:proofErr w:type="spellEnd"/>
      <w:r w:rsidRPr="00CD7412">
        <w:rPr>
          <w:rFonts w:ascii="Bookman Old Style" w:hAnsi="Bookman Old Style" w:cs="Arial"/>
          <w:color w:val="1F1F1F"/>
          <w:sz w:val="21"/>
          <w:szCs w:val="21"/>
        </w:rPr>
        <w:t>.</w:t>
      </w:r>
    </w:p>
    <w:p w14:paraId="7F4964A2" w14:textId="77777777" w:rsidR="000839FA" w:rsidRPr="00CD7412" w:rsidRDefault="000839FA" w:rsidP="000839FA">
      <w:pPr>
        <w:numPr>
          <w:ilvl w:val="0"/>
          <w:numId w:val="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Your Markdown cell should now be rendered!</w:t>
      </w:r>
    </w:p>
    <w:p w14:paraId="3DA6A326" w14:textId="77777777" w:rsidR="000839FA" w:rsidRPr="00CD7412" w:rsidRDefault="000839FA" w:rsidP="000839FA">
      <w:pPr>
        <w:numPr>
          <w:ilvl w:val="0"/>
          <w:numId w:val="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To edit your Markdown cell, double-click anywhere within the cell. Note you can use the keyboard shortcut: </w:t>
      </w:r>
      <w:r w:rsidRPr="00CD7412">
        <w:rPr>
          <w:rStyle w:val="Strong"/>
          <w:rFonts w:ascii="Bookman Old Style" w:hAnsi="Bookman Old Style" w:cs="Arial"/>
          <w:color w:val="1F1F1F"/>
          <w:sz w:val="21"/>
          <w:szCs w:val="21"/>
        </w:rPr>
        <w:t>[m]</w:t>
      </w:r>
      <w:r w:rsidRPr="00CD7412">
        <w:rPr>
          <w:rFonts w:ascii="Bookman Old Style" w:hAnsi="Bookman Old Style" w:cs="Arial"/>
          <w:color w:val="1F1F1F"/>
          <w:sz w:val="21"/>
          <w:szCs w:val="21"/>
        </w:rPr>
        <w:t> - Convert Cell to </w:t>
      </w:r>
      <w:r w:rsidRPr="00CD7412">
        <w:rPr>
          <w:rStyle w:val="Strong"/>
          <w:rFonts w:ascii="Bookman Old Style" w:hAnsi="Bookman Old Style" w:cs="Arial"/>
          <w:color w:val="1F1F1F"/>
          <w:sz w:val="21"/>
          <w:szCs w:val="21"/>
          <w:u w:val="single"/>
        </w:rPr>
        <w:t>M</w:t>
      </w:r>
      <w:r w:rsidRPr="00CD7412">
        <w:rPr>
          <w:rFonts w:ascii="Bookman Old Style" w:hAnsi="Bookman Old Style" w:cs="Arial"/>
          <w:color w:val="1F1F1F"/>
          <w:sz w:val="21"/>
          <w:szCs w:val="21"/>
        </w:rPr>
        <w:t>arkdown</w:t>
      </w:r>
    </w:p>
    <w:p w14:paraId="3CCDABDE" w14:textId="77777777" w:rsidR="000839FA" w:rsidRPr="00CD7412" w:rsidRDefault="000839FA" w:rsidP="000839FA">
      <w:pPr>
        <w:pStyle w:val="NormalWeb"/>
        <w:shd w:val="clear" w:color="auto" w:fill="FFFFFF"/>
        <w:spacing w:before="0" w:beforeAutospacing="0" w:line="315" w:lineRule="atLeast"/>
        <w:rPr>
          <w:rFonts w:ascii="Bookman Old Style" w:hAnsi="Bookman Old Style" w:cs="Arial"/>
          <w:color w:val="1F1F1F"/>
          <w:sz w:val="21"/>
          <w:szCs w:val="21"/>
        </w:rPr>
      </w:pPr>
      <w:r w:rsidRPr="00CD7412">
        <w:rPr>
          <w:rStyle w:val="Emphasis"/>
          <w:rFonts w:ascii="Bookman Old Style" w:hAnsi="Bookman Old Style" w:cs="Arial"/>
          <w:color w:val="1F1F1F"/>
          <w:sz w:val="21"/>
          <w:szCs w:val="21"/>
        </w:rPr>
        <w:t>Please note that practice exercises are not graded, and you do not need submit anything.</w:t>
      </w:r>
    </w:p>
    <w:p w14:paraId="39472CEE" w14:textId="77777777" w:rsidR="000839FA" w:rsidRPr="00CD7412" w:rsidRDefault="004714D6" w:rsidP="000839FA">
      <w:pPr>
        <w:spacing w:before="300" w:after="300"/>
        <w:rPr>
          <w:rFonts w:ascii="Bookman Old Style" w:hAnsi="Bookman Old Style" w:cs="Times New Roman"/>
          <w:sz w:val="24"/>
          <w:szCs w:val="24"/>
        </w:rPr>
      </w:pPr>
      <w:r>
        <w:rPr>
          <w:rFonts w:ascii="Bookman Old Style" w:hAnsi="Bookman Old Style"/>
        </w:rPr>
        <w:pict w14:anchorId="093092A2">
          <v:rect id="_x0000_i1026" style="width:0;height:0" o:hralign="center" o:hrstd="t" o:hrnoshade="t" o:hr="t" fillcolor="#1f1f1f" stroked="f"/>
        </w:pict>
      </w:r>
    </w:p>
    <w:p w14:paraId="7A9372A9" w14:textId="77777777" w:rsidR="000839FA" w:rsidRPr="00CD7412" w:rsidRDefault="000839FA" w:rsidP="000839FA">
      <w:pPr>
        <w:shd w:val="clear" w:color="auto" w:fill="FFFFFF"/>
        <w:spacing w:before="300" w:after="300"/>
        <w:rPr>
          <w:rFonts w:ascii="Bookman Old Style" w:hAnsi="Bookman Old Style" w:cs="Arial"/>
          <w:color w:val="1F1F1F"/>
        </w:rPr>
      </w:pPr>
      <w:r w:rsidRPr="00CD7412">
        <w:rPr>
          <w:rFonts w:ascii="Bookman Old Style" w:hAnsi="Bookman Old Style" w:cs="Arial"/>
          <w:color w:val="1F1F1F"/>
        </w:rPr>
        <w:t>This course uses a third-party tool, Lab - Jupyter Notebooks - The Basics, to enhance your learning experience. The tool will reference basic information like your name, email, and Coursera ID.</w:t>
      </w:r>
    </w:p>
    <w:p w14:paraId="7FBC6385" w14:textId="77777777" w:rsidR="007F3D25" w:rsidRPr="00CD7412" w:rsidRDefault="007F3D25" w:rsidP="004043B3">
      <w:pPr>
        <w:shd w:val="clear" w:color="auto" w:fill="FFFFFF"/>
        <w:spacing w:after="0" w:line="240" w:lineRule="auto"/>
        <w:jc w:val="both"/>
        <w:rPr>
          <w:rFonts w:ascii="Bookman Old Style" w:eastAsia="Times New Roman" w:hAnsi="Bookman Old Style" w:cs="Arial"/>
        </w:rPr>
        <w:sectPr w:rsidR="007F3D25" w:rsidRPr="00CD7412" w:rsidSect="008A0BE3">
          <w:pgSz w:w="11906" w:h="16838" w:code="9"/>
          <w:pgMar w:top="1440" w:right="1080" w:bottom="1440" w:left="1080" w:header="720" w:footer="720" w:gutter="0"/>
          <w:cols w:space="720"/>
          <w:docGrid w:linePitch="360"/>
        </w:sectPr>
      </w:pPr>
    </w:p>
    <w:p w14:paraId="47A066E1" w14:textId="77777777" w:rsidR="007F3D25" w:rsidRPr="00CD7412" w:rsidRDefault="007F3D25" w:rsidP="007F3D25">
      <w:pPr>
        <w:pStyle w:val="Heading1"/>
        <w:shd w:val="clear" w:color="auto" w:fill="FFFFFF"/>
        <w:spacing w:before="0"/>
        <w:ind w:right="2250"/>
        <w:rPr>
          <w:rFonts w:ascii="Bookman Old Style" w:hAnsi="Bookman Old Style" w:cs="Segoe UI"/>
          <w:color w:val="24292E"/>
        </w:rPr>
      </w:pPr>
      <w:r w:rsidRPr="00CD7412">
        <w:rPr>
          <w:rFonts w:ascii="Bookman Old Style" w:hAnsi="Bookman Old Style" w:cs="Segoe UI"/>
          <w:b/>
          <w:bCs/>
          <w:color w:val="24292E"/>
        </w:rPr>
        <w:lastRenderedPageBreak/>
        <w:t xml:space="preserve">Markdown </w:t>
      </w:r>
      <w:proofErr w:type="spellStart"/>
      <w:r w:rsidRPr="00CD7412">
        <w:rPr>
          <w:rFonts w:ascii="Bookman Old Style" w:hAnsi="Bookman Old Style" w:cs="Segoe UI"/>
          <w:b/>
          <w:bCs/>
          <w:color w:val="24292E"/>
        </w:rPr>
        <w:t>Cheatsheet</w:t>
      </w:r>
      <w:proofErr w:type="spellEnd"/>
    </w:p>
    <w:p w14:paraId="6F97A7D1" w14:textId="77777777" w:rsidR="007F3D25" w:rsidRPr="00CD7412" w:rsidRDefault="007F3D25" w:rsidP="007F3D25">
      <w:pPr>
        <w:shd w:val="clear" w:color="auto" w:fill="FFFFFF"/>
        <w:rPr>
          <w:rFonts w:ascii="Bookman Old Style" w:hAnsi="Bookman Old Style" w:cs="Segoe UI"/>
          <w:color w:val="586069"/>
          <w:sz w:val="21"/>
          <w:szCs w:val="21"/>
        </w:rPr>
      </w:pPr>
      <w:r w:rsidRPr="00CD7412">
        <w:rPr>
          <w:rFonts w:ascii="Bookman Old Style" w:hAnsi="Bookman Old Style" w:cs="Segoe UI"/>
          <w:color w:val="586069"/>
          <w:sz w:val="21"/>
          <w:szCs w:val="21"/>
        </w:rPr>
        <w:t>Adam Pritchard edited this page on May 29, 2017 · </w:t>
      </w:r>
      <w:hyperlink r:id="rId24" w:history="1">
        <w:r w:rsidRPr="00CD7412">
          <w:rPr>
            <w:rStyle w:val="Hyperlink"/>
            <w:rFonts w:ascii="Bookman Old Style" w:hAnsi="Bookman Old Style" w:cs="Segoe UI"/>
            <w:sz w:val="21"/>
            <w:szCs w:val="21"/>
          </w:rPr>
          <w:t>96 revisions</w:t>
        </w:r>
      </w:hyperlink>
    </w:p>
    <w:p w14:paraId="280DF437" w14:textId="77777777" w:rsidR="007F3D25" w:rsidRPr="00CD7412" w:rsidRDefault="007F3D25" w:rsidP="007F3D25">
      <w:pPr>
        <w:pStyle w:val="NormalWeb"/>
        <w:shd w:val="clear" w:color="auto" w:fill="FFFFFF"/>
        <w:spacing w:after="240" w:afterAutospacing="0"/>
        <w:rPr>
          <w:rFonts w:ascii="Bookman Old Style" w:hAnsi="Bookman Old Style" w:cs="Segoe UI"/>
          <w:color w:val="24292E"/>
        </w:rPr>
      </w:pPr>
      <w:r w:rsidRPr="00CD7412">
        <w:rPr>
          <w:rFonts w:ascii="Bookman Old Style" w:hAnsi="Bookman Old Style" w:cs="Segoe UI"/>
          <w:color w:val="24292E"/>
        </w:rPr>
        <w:t>This is intended as a quick reference and showcase. For more complete info, see </w:t>
      </w:r>
      <w:hyperlink r:id="rId25" w:history="1">
        <w:r w:rsidRPr="00CD7412">
          <w:rPr>
            <w:rStyle w:val="Hyperlink"/>
            <w:rFonts w:ascii="Bookman Old Style" w:hAnsi="Bookman Old Style" w:cs="Segoe UI"/>
            <w:color w:val="0366D6"/>
          </w:rPr>
          <w:t>John Gruber's original spec</w:t>
        </w:r>
      </w:hyperlink>
      <w:r w:rsidRPr="00CD7412">
        <w:rPr>
          <w:rFonts w:ascii="Bookman Old Style" w:hAnsi="Bookman Old Style" w:cs="Segoe UI"/>
          <w:color w:val="24292E"/>
        </w:rPr>
        <w:t> and the </w:t>
      </w:r>
      <w:proofErr w:type="spellStart"/>
      <w:r w:rsidR="004714D6">
        <w:fldChar w:fldCharType="begin"/>
      </w:r>
      <w:r w:rsidR="004714D6">
        <w:instrText xml:space="preserve"> HYPERLINK "http://github.github.com/github-flavored-markdown/" </w:instrText>
      </w:r>
      <w:r w:rsidR="004714D6">
        <w:fldChar w:fldCharType="separate"/>
      </w:r>
      <w:r w:rsidRPr="00CD7412">
        <w:rPr>
          <w:rStyle w:val="Hyperlink"/>
          <w:rFonts w:ascii="Bookman Old Style" w:hAnsi="Bookman Old Style" w:cs="Segoe UI"/>
          <w:color w:val="0366D6"/>
        </w:rPr>
        <w:t>Github</w:t>
      </w:r>
      <w:proofErr w:type="spellEnd"/>
      <w:r w:rsidRPr="00CD7412">
        <w:rPr>
          <w:rStyle w:val="Hyperlink"/>
          <w:rFonts w:ascii="Bookman Old Style" w:hAnsi="Bookman Old Style" w:cs="Segoe UI"/>
          <w:color w:val="0366D6"/>
        </w:rPr>
        <w:t>-flavored Markdown info page</w:t>
      </w:r>
      <w:r w:rsidR="004714D6">
        <w:rPr>
          <w:rStyle w:val="Hyperlink"/>
          <w:rFonts w:ascii="Bookman Old Style" w:hAnsi="Bookman Old Style" w:cs="Segoe UI"/>
          <w:color w:val="0366D6"/>
        </w:rPr>
        <w:fldChar w:fldCharType="end"/>
      </w:r>
      <w:r w:rsidRPr="00CD7412">
        <w:rPr>
          <w:rFonts w:ascii="Bookman Old Style" w:hAnsi="Bookman Old Style" w:cs="Segoe UI"/>
          <w:color w:val="24292E"/>
        </w:rPr>
        <w:t>.</w:t>
      </w:r>
    </w:p>
    <w:p w14:paraId="3A5E9C0D"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Note that there is also a </w:t>
      </w:r>
      <w:proofErr w:type="spellStart"/>
      <w:r w:rsidR="004714D6">
        <w:fldChar w:fldCharType="begin"/>
      </w:r>
      <w:r w:rsidR="004714D6">
        <w:instrText xml:space="preserve"> HYPERLINK "https://github.com/adam-p/markdown-here/wiki/Markdown-Here-Cheatsheet" </w:instrText>
      </w:r>
      <w:r w:rsidR="004714D6">
        <w:fldChar w:fldCharType="separate"/>
      </w:r>
      <w:r w:rsidRPr="00CD7412">
        <w:rPr>
          <w:rStyle w:val="Hyperlink"/>
          <w:rFonts w:ascii="Bookman Old Style" w:hAnsi="Bookman Old Style" w:cs="Segoe UI"/>
          <w:color w:val="0366D6"/>
        </w:rPr>
        <w:t>Cheatsheet</w:t>
      </w:r>
      <w:proofErr w:type="spellEnd"/>
      <w:r w:rsidRPr="00CD7412">
        <w:rPr>
          <w:rStyle w:val="Hyperlink"/>
          <w:rFonts w:ascii="Bookman Old Style" w:hAnsi="Bookman Old Style" w:cs="Segoe UI"/>
          <w:color w:val="0366D6"/>
        </w:rPr>
        <w:t xml:space="preserve"> specific to Markdown Here</w:t>
      </w:r>
      <w:r w:rsidR="004714D6">
        <w:rPr>
          <w:rStyle w:val="Hyperlink"/>
          <w:rFonts w:ascii="Bookman Old Style" w:hAnsi="Bookman Old Style" w:cs="Segoe UI"/>
          <w:color w:val="0366D6"/>
        </w:rPr>
        <w:fldChar w:fldCharType="end"/>
      </w:r>
      <w:r w:rsidRPr="00CD7412">
        <w:rPr>
          <w:rFonts w:ascii="Bookman Old Style" w:hAnsi="Bookman Old Style" w:cs="Segoe UI"/>
          <w:color w:val="24292E"/>
        </w:rPr>
        <w:t> if that's what you're looking for. You can also check out </w:t>
      </w:r>
      <w:hyperlink r:id="rId26" w:history="1">
        <w:r w:rsidRPr="00CD7412">
          <w:rPr>
            <w:rStyle w:val="Hyperlink"/>
            <w:rFonts w:ascii="Bookman Old Style" w:hAnsi="Bookman Old Style" w:cs="Segoe UI"/>
            <w:color w:val="0366D6"/>
          </w:rPr>
          <w:t>more Markdown tools</w:t>
        </w:r>
      </w:hyperlink>
      <w:r w:rsidRPr="00CD7412">
        <w:rPr>
          <w:rFonts w:ascii="Bookman Old Style" w:hAnsi="Bookman Old Style" w:cs="Segoe UI"/>
          <w:color w:val="24292E"/>
        </w:rPr>
        <w:t>.</w:t>
      </w:r>
    </w:p>
    <w:p w14:paraId="5A956FCB" w14:textId="77777777" w:rsidR="007F3D25" w:rsidRPr="00CD7412" w:rsidRDefault="007F3D25" w:rsidP="007F3D25">
      <w:pPr>
        <w:pStyle w:val="Heading5"/>
        <w:shd w:val="clear" w:color="auto" w:fill="FFFFFF"/>
        <w:spacing w:before="360" w:after="240"/>
        <w:rPr>
          <w:rFonts w:ascii="Bookman Old Style" w:hAnsi="Bookman Old Style" w:cs="Segoe UI"/>
          <w:color w:val="24292E"/>
          <w:sz w:val="21"/>
          <w:szCs w:val="21"/>
        </w:rPr>
      </w:pPr>
      <w:r w:rsidRPr="00CD7412">
        <w:rPr>
          <w:rFonts w:ascii="Bookman Old Style" w:hAnsi="Bookman Old Style" w:cs="Segoe UI"/>
          <w:color w:val="24292E"/>
          <w:sz w:val="21"/>
          <w:szCs w:val="21"/>
        </w:rPr>
        <w:t>Table of Contents</w:t>
      </w:r>
    </w:p>
    <w:p w14:paraId="31EEAD1E"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27" w:anchor="headers" w:history="1">
        <w:r w:rsidR="007F3D25" w:rsidRPr="00CD7412">
          <w:rPr>
            <w:rStyle w:val="Hyperlink"/>
            <w:rFonts w:ascii="Bookman Old Style" w:hAnsi="Bookman Old Style" w:cs="Segoe UI"/>
            <w:color w:val="0366D6"/>
          </w:rPr>
          <w:t>Headers</w:t>
        </w:r>
      </w:hyperlink>
      <w:r w:rsidR="007F3D25" w:rsidRPr="00CD7412">
        <w:rPr>
          <w:rFonts w:ascii="Bookman Old Style" w:hAnsi="Bookman Old Style" w:cs="Segoe UI"/>
          <w:color w:val="24292E"/>
        </w:rPr>
        <w:br/>
      </w:r>
      <w:hyperlink r:id="rId28" w:anchor="emphasis" w:history="1">
        <w:r w:rsidR="007F3D25" w:rsidRPr="00CD7412">
          <w:rPr>
            <w:rStyle w:val="Hyperlink"/>
            <w:rFonts w:ascii="Bookman Old Style" w:hAnsi="Bookman Old Style" w:cs="Segoe UI"/>
            <w:color w:val="0366D6"/>
          </w:rPr>
          <w:t>Emphasis</w:t>
        </w:r>
      </w:hyperlink>
      <w:r w:rsidR="007F3D25" w:rsidRPr="00CD7412">
        <w:rPr>
          <w:rFonts w:ascii="Bookman Old Style" w:hAnsi="Bookman Old Style" w:cs="Segoe UI"/>
          <w:color w:val="24292E"/>
        </w:rPr>
        <w:br/>
      </w:r>
      <w:hyperlink r:id="rId29" w:anchor="lists" w:history="1">
        <w:r w:rsidR="007F3D25" w:rsidRPr="00CD7412">
          <w:rPr>
            <w:rStyle w:val="Hyperlink"/>
            <w:rFonts w:ascii="Bookman Old Style" w:hAnsi="Bookman Old Style" w:cs="Segoe UI"/>
            <w:color w:val="0366D6"/>
          </w:rPr>
          <w:t>Lists</w:t>
        </w:r>
      </w:hyperlink>
      <w:r w:rsidR="007F3D25" w:rsidRPr="00CD7412">
        <w:rPr>
          <w:rFonts w:ascii="Bookman Old Style" w:hAnsi="Bookman Old Style" w:cs="Segoe UI"/>
          <w:color w:val="24292E"/>
        </w:rPr>
        <w:br/>
      </w:r>
      <w:hyperlink r:id="rId30" w:anchor="links" w:history="1">
        <w:r w:rsidR="007F3D25" w:rsidRPr="00CD7412">
          <w:rPr>
            <w:rStyle w:val="Hyperlink"/>
            <w:rFonts w:ascii="Bookman Old Style" w:hAnsi="Bookman Old Style" w:cs="Segoe UI"/>
            <w:color w:val="0366D6"/>
          </w:rPr>
          <w:t>Links</w:t>
        </w:r>
      </w:hyperlink>
      <w:r w:rsidR="007F3D25" w:rsidRPr="00CD7412">
        <w:rPr>
          <w:rFonts w:ascii="Bookman Old Style" w:hAnsi="Bookman Old Style" w:cs="Segoe UI"/>
          <w:color w:val="24292E"/>
        </w:rPr>
        <w:br/>
      </w:r>
      <w:hyperlink r:id="rId31" w:anchor="images" w:history="1">
        <w:r w:rsidR="007F3D25" w:rsidRPr="00CD7412">
          <w:rPr>
            <w:rStyle w:val="Hyperlink"/>
            <w:rFonts w:ascii="Bookman Old Style" w:hAnsi="Bookman Old Style" w:cs="Segoe UI"/>
            <w:color w:val="0366D6"/>
          </w:rPr>
          <w:t>Images</w:t>
        </w:r>
      </w:hyperlink>
      <w:r w:rsidR="007F3D25" w:rsidRPr="00CD7412">
        <w:rPr>
          <w:rFonts w:ascii="Bookman Old Style" w:hAnsi="Bookman Old Style" w:cs="Segoe UI"/>
          <w:color w:val="24292E"/>
        </w:rPr>
        <w:br/>
      </w:r>
      <w:hyperlink r:id="rId32" w:anchor="code" w:history="1">
        <w:r w:rsidR="007F3D25" w:rsidRPr="00CD7412">
          <w:rPr>
            <w:rStyle w:val="Hyperlink"/>
            <w:rFonts w:ascii="Bookman Old Style" w:hAnsi="Bookman Old Style" w:cs="Segoe UI"/>
            <w:color w:val="0366D6"/>
          </w:rPr>
          <w:t>Code and Syntax Highlighting</w:t>
        </w:r>
      </w:hyperlink>
      <w:r w:rsidR="007F3D25" w:rsidRPr="00CD7412">
        <w:rPr>
          <w:rFonts w:ascii="Bookman Old Style" w:hAnsi="Bookman Old Style" w:cs="Segoe UI"/>
          <w:color w:val="24292E"/>
        </w:rPr>
        <w:br/>
      </w:r>
      <w:hyperlink r:id="rId33" w:anchor="tables" w:history="1">
        <w:r w:rsidR="007F3D25" w:rsidRPr="00CD7412">
          <w:rPr>
            <w:rStyle w:val="Hyperlink"/>
            <w:rFonts w:ascii="Bookman Old Style" w:hAnsi="Bookman Old Style" w:cs="Segoe UI"/>
            <w:color w:val="0366D6"/>
          </w:rPr>
          <w:t>Tables</w:t>
        </w:r>
      </w:hyperlink>
      <w:r w:rsidR="007F3D25" w:rsidRPr="00CD7412">
        <w:rPr>
          <w:rFonts w:ascii="Bookman Old Style" w:hAnsi="Bookman Old Style" w:cs="Segoe UI"/>
          <w:color w:val="24292E"/>
        </w:rPr>
        <w:br/>
      </w:r>
      <w:hyperlink r:id="rId34" w:anchor="blockquotes" w:history="1">
        <w:r w:rsidR="007F3D25" w:rsidRPr="00CD7412">
          <w:rPr>
            <w:rStyle w:val="Hyperlink"/>
            <w:rFonts w:ascii="Bookman Old Style" w:hAnsi="Bookman Old Style" w:cs="Segoe UI"/>
            <w:color w:val="0366D6"/>
          </w:rPr>
          <w:t>Blockquotes</w:t>
        </w:r>
      </w:hyperlink>
      <w:r w:rsidR="007F3D25" w:rsidRPr="00CD7412">
        <w:rPr>
          <w:rFonts w:ascii="Bookman Old Style" w:hAnsi="Bookman Old Style" w:cs="Segoe UI"/>
          <w:color w:val="24292E"/>
        </w:rPr>
        <w:br/>
      </w:r>
      <w:hyperlink r:id="rId35" w:anchor="html" w:history="1">
        <w:r w:rsidR="007F3D25" w:rsidRPr="00CD7412">
          <w:rPr>
            <w:rStyle w:val="Hyperlink"/>
            <w:rFonts w:ascii="Bookman Old Style" w:hAnsi="Bookman Old Style" w:cs="Segoe UI"/>
            <w:color w:val="0366D6"/>
          </w:rPr>
          <w:t>Inline HTML</w:t>
        </w:r>
      </w:hyperlink>
      <w:r w:rsidR="007F3D25" w:rsidRPr="00CD7412">
        <w:rPr>
          <w:rFonts w:ascii="Bookman Old Style" w:hAnsi="Bookman Old Style" w:cs="Segoe UI"/>
          <w:color w:val="24292E"/>
        </w:rPr>
        <w:br/>
      </w:r>
      <w:hyperlink r:id="rId36" w:anchor="hr" w:history="1">
        <w:r w:rsidR="007F3D25" w:rsidRPr="00CD7412">
          <w:rPr>
            <w:rStyle w:val="Hyperlink"/>
            <w:rFonts w:ascii="Bookman Old Style" w:hAnsi="Bookman Old Style" w:cs="Segoe UI"/>
            <w:color w:val="0366D6"/>
          </w:rPr>
          <w:t>Horizontal Rule</w:t>
        </w:r>
      </w:hyperlink>
      <w:r w:rsidR="007F3D25" w:rsidRPr="00CD7412">
        <w:rPr>
          <w:rFonts w:ascii="Bookman Old Style" w:hAnsi="Bookman Old Style" w:cs="Segoe UI"/>
          <w:color w:val="24292E"/>
        </w:rPr>
        <w:br/>
      </w:r>
      <w:hyperlink r:id="rId37" w:anchor="lines" w:history="1">
        <w:r w:rsidR="007F3D25" w:rsidRPr="00CD7412">
          <w:rPr>
            <w:rStyle w:val="Hyperlink"/>
            <w:rFonts w:ascii="Bookman Old Style" w:hAnsi="Bookman Old Style" w:cs="Segoe UI"/>
            <w:color w:val="0366D6"/>
          </w:rPr>
          <w:t>Line Breaks</w:t>
        </w:r>
      </w:hyperlink>
      <w:r w:rsidR="007F3D25" w:rsidRPr="00CD7412">
        <w:rPr>
          <w:rFonts w:ascii="Bookman Old Style" w:hAnsi="Bookman Old Style" w:cs="Segoe UI"/>
          <w:color w:val="24292E"/>
        </w:rPr>
        <w:br/>
      </w:r>
      <w:hyperlink r:id="rId38" w:anchor="videos" w:history="1">
        <w:r w:rsidR="007F3D25" w:rsidRPr="00CD7412">
          <w:rPr>
            <w:rStyle w:val="Hyperlink"/>
            <w:rFonts w:ascii="Bookman Old Style" w:hAnsi="Bookman Old Style" w:cs="Segoe UI"/>
            <w:color w:val="0366D6"/>
          </w:rPr>
          <w:t>YouTube Videos</w:t>
        </w:r>
      </w:hyperlink>
    </w:p>
    <w:p w14:paraId="2C7420BB"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1" w:name="user-content-headers"/>
      <w:bookmarkEnd w:id="1"/>
      <w:r w:rsidRPr="00CD7412">
        <w:rPr>
          <w:rFonts w:ascii="Bookman Old Style" w:hAnsi="Bookman Old Style" w:cs="Segoe UI"/>
          <w:color w:val="24292E"/>
        </w:rPr>
        <w:t>Headers</w:t>
      </w:r>
    </w:p>
    <w:p w14:paraId="7E186EA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H1</w:t>
      </w:r>
    </w:p>
    <w:p w14:paraId="0A5B3E1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H2</w:t>
      </w:r>
    </w:p>
    <w:p w14:paraId="6969BE6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H3</w:t>
      </w:r>
    </w:p>
    <w:p w14:paraId="18BABBF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H4</w:t>
      </w:r>
    </w:p>
    <w:p w14:paraId="4ECA4CF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H5</w:t>
      </w:r>
    </w:p>
    <w:p w14:paraId="41F8B10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H6</w:t>
      </w:r>
    </w:p>
    <w:p w14:paraId="7CACEE1A"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13745F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Alternatively, for H1 and H2, an underline-</w:t>
      </w:r>
      <w:proofErr w:type="spellStart"/>
      <w:r w:rsidRPr="00CD7412">
        <w:rPr>
          <w:rStyle w:val="HTMLCode"/>
          <w:rFonts w:ascii="Bookman Old Style" w:eastAsiaTheme="majorEastAsia" w:hAnsi="Bookman Old Style"/>
          <w:color w:val="24292E"/>
          <w:bdr w:val="none" w:sz="0" w:space="0" w:color="auto" w:frame="1"/>
        </w:rPr>
        <w:t>ish</w:t>
      </w:r>
      <w:proofErr w:type="spellEnd"/>
      <w:r w:rsidRPr="00CD7412">
        <w:rPr>
          <w:rStyle w:val="HTMLCode"/>
          <w:rFonts w:ascii="Bookman Old Style" w:eastAsiaTheme="majorEastAsia" w:hAnsi="Bookman Old Style"/>
          <w:color w:val="24292E"/>
          <w:bdr w:val="none" w:sz="0" w:space="0" w:color="auto" w:frame="1"/>
        </w:rPr>
        <w:t xml:space="preserve"> style:</w:t>
      </w:r>
    </w:p>
    <w:p w14:paraId="1085068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5A57458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Alt-H1</w:t>
      </w:r>
    </w:p>
    <w:p w14:paraId="6113FF0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572B69F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78DDC7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Alt-H2</w:t>
      </w:r>
    </w:p>
    <w:p w14:paraId="584F74A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7B3A358D" w14:textId="77777777" w:rsidR="007F3D25" w:rsidRPr="00CD7412" w:rsidRDefault="007F3D25" w:rsidP="007F3D25">
      <w:pPr>
        <w:pStyle w:val="Heading1"/>
        <w:pBdr>
          <w:bottom w:val="single" w:sz="6" w:space="4" w:color="EAECEF"/>
        </w:pBdr>
        <w:shd w:val="clear" w:color="auto" w:fill="FFFFFF"/>
        <w:spacing w:before="360" w:after="240"/>
        <w:rPr>
          <w:rFonts w:ascii="Bookman Old Style" w:hAnsi="Bookman Old Style" w:cs="Segoe UI"/>
          <w:color w:val="24292E"/>
        </w:rPr>
      </w:pPr>
      <w:r w:rsidRPr="00CD7412">
        <w:rPr>
          <w:rFonts w:ascii="Bookman Old Style" w:hAnsi="Bookman Old Style" w:cs="Segoe UI"/>
          <w:color w:val="24292E"/>
        </w:rPr>
        <w:t>H1</w:t>
      </w:r>
    </w:p>
    <w:p w14:paraId="0325661A"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r w:rsidRPr="00CD7412">
        <w:rPr>
          <w:rFonts w:ascii="Bookman Old Style" w:hAnsi="Bookman Old Style" w:cs="Segoe UI"/>
          <w:color w:val="24292E"/>
        </w:rPr>
        <w:t>H2</w:t>
      </w:r>
    </w:p>
    <w:p w14:paraId="4CCA9AEF" w14:textId="77777777" w:rsidR="007F3D25" w:rsidRPr="00CD7412" w:rsidRDefault="007F3D25" w:rsidP="007F3D25">
      <w:pPr>
        <w:pStyle w:val="Heading3"/>
        <w:shd w:val="clear" w:color="auto" w:fill="FFFFFF"/>
        <w:spacing w:before="360" w:beforeAutospacing="0" w:after="240" w:afterAutospacing="0"/>
        <w:rPr>
          <w:rFonts w:ascii="Bookman Old Style" w:hAnsi="Bookman Old Style" w:cs="Segoe UI"/>
          <w:color w:val="24292E"/>
          <w:sz w:val="30"/>
          <w:szCs w:val="30"/>
        </w:rPr>
      </w:pPr>
      <w:r w:rsidRPr="00CD7412">
        <w:rPr>
          <w:rFonts w:ascii="Bookman Old Style" w:hAnsi="Bookman Old Style" w:cs="Segoe UI"/>
          <w:color w:val="24292E"/>
          <w:sz w:val="30"/>
          <w:szCs w:val="30"/>
        </w:rPr>
        <w:t>H3</w:t>
      </w:r>
    </w:p>
    <w:p w14:paraId="13A6921B" w14:textId="77777777" w:rsidR="007F3D25" w:rsidRPr="00CD7412" w:rsidRDefault="007F3D25" w:rsidP="007F3D25">
      <w:pPr>
        <w:pStyle w:val="Heading4"/>
        <w:shd w:val="clear" w:color="auto" w:fill="FFFFFF"/>
        <w:spacing w:before="360" w:after="240"/>
        <w:rPr>
          <w:rFonts w:ascii="Bookman Old Style" w:hAnsi="Bookman Old Style" w:cs="Segoe UI"/>
          <w:color w:val="24292E"/>
          <w:sz w:val="24"/>
          <w:szCs w:val="24"/>
        </w:rPr>
      </w:pPr>
      <w:r w:rsidRPr="00CD7412">
        <w:rPr>
          <w:rFonts w:ascii="Bookman Old Style" w:hAnsi="Bookman Old Style" w:cs="Segoe UI"/>
          <w:color w:val="24292E"/>
        </w:rPr>
        <w:lastRenderedPageBreak/>
        <w:t>H4</w:t>
      </w:r>
    </w:p>
    <w:p w14:paraId="783FC0AA" w14:textId="77777777" w:rsidR="007F3D25" w:rsidRPr="00CD7412" w:rsidRDefault="007F3D25" w:rsidP="007F3D25">
      <w:pPr>
        <w:pStyle w:val="Heading5"/>
        <w:shd w:val="clear" w:color="auto" w:fill="FFFFFF"/>
        <w:spacing w:before="360" w:after="240"/>
        <w:rPr>
          <w:rFonts w:ascii="Bookman Old Style" w:hAnsi="Bookman Old Style" w:cs="Segoe UI"/>
          <w:color w:val="24292E"/>
          <w:sz w:val="21"/>
          <w:szCs w:val="21"/>
        </w:rPr>
      </w:pPr>
      <w:r w:rsidRPr="00CD7412">
        <w:rPr>
          <w:rFonts w:ascii="Bookman Old Style" w:hAnsi="Bookman Old Style" w:cs="Segoe UI"/>
          <w:color w:val="24292E"/>
          <w:sz w:val="21"/>
          <w:szCs w:val="21"/>
        </w:rPr>
        <w:t>H5</w:t>
      </w:r>
    </w:p>
    <w:p w14:paraId="40CF3610" w14:textId="77777777" w:rsidR="007F3D25" w:rsidRPr="00CD7412" w:rsidRDefault="007F3D25" w:rsidP="007F3D25">
      <w:pPr>
        <w:pStyle w:val="Heading6"/>
        <w:shd w:val="clear" w:color="auto" w:fill="FFFFFF"/>
        <w:spacing w:before="360" w:after="240"/>
        <w:rPr>
          <w:rFonts w:ascii="Bookman Old Style" w:hAnsi="Bookman Old Style" w:cs="Segoe UI"/>
          <w:color w:val="6A737D"/>
          <w:sz w:val="20"/>
          <w:szCs w:val="20"/>
        </w:rPr>
      </w:pPr>
      <w:r w:rsidRPr="00CD7412">
        <w:rPr>
          <w:rFonts w:ascii="Bookman Old Style" w:hAnsi="Bookman Old Style" w:cs="Segoe UI"/>
          <w:color w:val="6A737D"/>
          <w:sz w:val="20"/>
          <w:szCs w:val="20"/>
        </w:rPr>
        <w:t>H6</w:t>
      </w:r>
    </w:p>
    <w:p w14:paraId="6859EAD6"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Alternatively, for H1 and H2, an underline-</w:t>
      </w:r>
      <w:proofErr w:type="spellStart"/>
      <w:r w:rsidRPr="00CD7412">
        <w:rPr>
          <w:rFonts w:ascii="Bookman Old Style" w:hAnsi="Bookman Old Style" w:cs="Segoe UI"/>
          <w:color w:val="24292E"/>
        </w:rPr>
        <w:t>ish</w:t>
      </w:r>
      <w:proofErr w:type="spellEnd"/>
      <w:r w:rsidRPr="00CD7412">
        <w:rPr>
          <w:rFonts w:ascii="Bookman Old Style" w:hAnsi="Bookman Old Style" w:cs="Segoe UI"/>
          <w:color w:val="24292E"/>
        </w:rPr>
        <w:t xml:space="preserve"> style:</w:t>
      </w:r>
    </w:p>
    <w:p w14:paraId="5C930A94" w14:textId="77777777" w:rsidR="007F3D25" w:rsidRPr="00CD7412" w:rsidRDefault="007F3D25" w:rsidP="007F3D25">
      <w:pPr>
        <w:pStyle w:val="Heading1"/>
        <w:pBdr>
          <w:bottom w:val="single" w:sz="6" w:space="4" w:color="EAECEF"/>
        </w:pBdr>
        <w:shd w:val="clear" w:color="auto" w:fill="FFFFFF"/>
        <w:spacing w:before="360" w:after="240"/>
        <w:rPr>
          <w:rFonts w:ascii="Bookman Old Style" w:hAnsi="Bookman Old Style" w:cs="Segoe UI"/>
          <w:color w:val="24292E"/>
        </w:rPr>
      </w:pPr>
      <w:r w:rsidRPr="00CD7412">
        <w:rPr>
          <w:rFonts w:ascii="Bookman Old Style" w:hAnsi="Bookman Old Style" w:cs="Segoe UI"/>
          <w:color w:val="24292E"/>
        </w:rPr>
        <w:t>Alt-H1</w:t>
      </w:r>
    </w:p>
    <w:p w14:paraId="1009ACC1"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r w:rsidRPr="00CD7412">
        <w:rPr>
          <w:rFonts w:ascii="Bookman Old Style" w:hAnsi="Bookman Old Style" w:cs="Segoe UI"/>
          <w:color w:val="24292E"/>
        </w:rPr>
        <w:t>Alt-H2</w:t>
      </w:r>
    </w:p>
    <w:p w14:paraId="5E352B8C"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2" w:name="user-content-emphasis"/>
      <w:bookmarkEnd w:id="2"/>
      <w:r w:rsidRPr="00CD7412">
        <w:rPr>
          <w:rFonts w:ascii="Bookman Old Style" w:hAnsi="Bookman Old Style" w:cs="Segoe UI"/>
          <w:color w:val="24292E"/>
        </w:rPr>
        <w:t>Emphasis</w:t>
      </w:r>
    </w:p>
    <w:p w14:paraId="38D485F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Emphasis, aka italics, with *asterisks* or _underscores_.</w:t>
      </w:r>
    </w:p>
    <w:p w14:paraId="4C24CC2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AB878B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Strong emphasis, aka bold, with **asterisks** or __underscores__.</w:t>
      </w:r>
    </w:p>
    <w:p w14:paraId="51FCC79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69810ED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Combined emphasis with **asterisks and _underscores_**.</w:t>
      </w:r>
    </w:p>
    <w:p w14:paraId="17244AE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6659EA6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Strikethrough uses two tildes. ~~Scratch this.~~</w:t>
      </w:r>
    </w:p>
    <w:p w14:paraId="2282B954"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Emphasis, aka italics, with </w:t>
      </w:r>
      <w:r w:rsidRPr="00CD7412">
        <w:rPr>
          <w:rStyle w:val="Emphasis"/>
          <w:rFonts w:ascii="Bookman Old Style" w:hAnsi="Bookman Old Style" w:cs="Segoe UI"/>
          <w:color w:val="24292E"/>
        </w:rPr>
        <w:t>asterisks</w:t>
      </w:r>
      <w:r w:rsidRPr="00CD7412">
        <w:rPr>
          <w:rFonts w:ascii="Bookman Old Style" w:hAnsi="Bookman Old Style" w:cs="Segoe UI"/>
          <w:color w:val="24292E"/>
        </w:rPr>
        <w:t> or </w:t>
      </w:r>
      <w:r w:rsidRPr="00CD7412">
        <w:rPr>
          <w:rStyle w:val="Emphasis"/>
          <w:rFonts w:ascii="Bookman Old Style" w:hAnsi="Bookman Old Style" w:cs="Segoe UI"/>
          <w:color w:val="24292E"/>
        </w:rPr>
        <w:t>underscores</w:t>
      </w:r>
      <w:r w:rsidRPr="00CD7412">
        <w:rPr>
          <w:rFonts w:ascii="Bookman Old Style" w:hAnsi="Bookman Old Style" w:cs="Segoe UI"/>
          <w:color w:val="24292E"/>
        </w:rPr>
        <w:t>.</w:t>
      </w:r>
    </w:p>
    <w:p w14:paraId="0C0C96AC"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Strong emphasis, aka bold, with </w:t>
      </w:r>
      <w:r w:rsidRPr="00CD7412">
        <w:rPr>
          <w:rStyle w:val="Strong"/>
          <w:rFonts w:ascii="Bookman Old Style" w:hAnsi="Bookman Old Style" w:cs="Segoe UI"/>
          <w:color w:val="24292E"/>
        </w:rPr>
        <w:t>asterisks</w:t>
      </w:r>
      <w:r w:rsidRPr="00CD7412">
        <w:rPr>
          <w:rFonts w:ascii="Bookman Old Style" w:hAnsi="Bookman Old Style" w:cs="Segoe UI"/>
          <w:color w:val="24292E"/>
        </w:rPr>
        <w:t> or </w:t>
      </w:r>
      <w:r w:rsidRPr="00CD7412">
        <w:rPr>
          <w:rStyle w:val="Strong"/>
          <w:rFonts w:ascii="Bookman Old Style" w:hAnsi="Bookman Old Style" w:cs="Segoe UI"/>
          <w:color w:val="24292E"/>
        </w:rPr>
        <w:t>underscores</w:t>
      </w:r>
      <w:r w:rsidRPr="00CD7412">
        <w:rPr>
          <w:rFonts w:ascii="Bookman Old Style" w:hAnsi="Bookman Old Style" w:cs="Segoe UI"/>
          <w:color w:val="24292E"/>
        </w:rPr>
        <w:t>.</w:t>
      </w:r>
    </w:p>
    <w:p w14:paraId="59FCFF14"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Combined emphasis with </w:t>
      </w:r>
      <w:r w:rsidRPr="00CD7412">
        <w:rPr>
          <w:rStyle w:val="Strong"/>
          <w:rFonts w:ascii="Bookman Old Style" w:hAnsi="Bookman Old Style" w:cs="Segoe UI"/>
          <w:color w:val="24292E"/>
        </w:rPr>
        <w:t>asterisks and </w:t>
      </w:r>
      <w:r w:rsidRPr="00CD7412">
        <w:rPr>
          <w:rStyle w:val="Emphasis"/>
          <w:rFonts w:ascii="Bookman Old Style" w:hAnsi="Bookman Old Style" w:cs="Segoe UI"/>
          <w:b/>
          <w:bCs/>
          <w:color w:val="24292E"/>
        </w:rPr>
        <w:t>underscores</w:t>
      </w:r>
      <w:r w:rsidRPr="00CD7412">
        <w:rPr>
          <w:rFonts w:ascii="Bookman Old Style" w:hAnsi="Bookman Old Style" w:cs="Segoe UI"/>
          <w:color w:val="24292E"/>
        </w:rPr>
        <w:t>.</w:t>
      </w:r>
    </w:p>
    <w:p w14:paraId="59D27DC0"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Strikethrough uses two tildes. </w:t>
      </w:r>
      <w:del w:id="3" w:author="Unknown">
        <w:r w:rsidRPr="00CD7412">
          <w:rPr>
            <w:rFonts w:ascii="Bookman Old Style" w:hAnsi="Bookman Old Style" w:cs="Segoe UI"/>
            <w:color w:val="24292E"/>
          </w:rPr>
          <w:delText>Scratch this.</w:delText>
        </w:r>
      </w:del>
    </w:p>
    <w:p w14:paraId="7B2F26A2"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4" w:name="user-content-lists"/>
      <w:bookmarkEnd w:id="4"/>
      <w:r w:rsidRPr="00CD7412">
        <w:rPr>
          <w:rFonts w:ascii="Bookman Old Style" w:hAnsi="Bookman Old Style" w:cs="Segoe UI"/>
          <w:color w:val="24292E"/>
        </w:rPr>
        <w:t>Lists</w:t>
      </w:r>
    </w:p>
    <w:p w14:paraId="5AEA06AB"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 xml:space="preserve">(In this example, leading and trailing spaces are shown with </w:t>
      </w:r>
      <w:proofErr w:type="spellStart"/>
      <w:r w:rsidRPr="00CD7412">
        <w:rPr>
          <w:rFonts w:ascii="Bookman Old Style" w:hAnsi="Bookman Old Style" w:cs="Segoe UI"/>
          <w:color w:val="24292E"/>
        </w:rPr>
        <w:t>with</w:t>
      </w:r>
      <w:proofErr w:type="spellEnd"/>
      <w:r w:rsidRPr="00CD7412">
        <w:rPr>
          <w:rFonts w:ascii="Bookman Old Style" w:hAnsi="Bookman Old Style" w:cs="Segoe UI"/>
          <w:color w:val="24292E"/>
        </w:rPr>
        <w:t xml:space="preserve"> dots: </w:t>
      </w:r>
      <w:r w:rsidRPr="00CD7412">
        <w:rPr>
          <w:rFonts w:ascii="Cambria Math" w:hAnsi="Cambria Math" w:cs="Cambria Math"/>
          <w:color w:val="24292E"/>
        </w:rPr>
        <w:t>⋅</w:t>
      </w:r>
      <w:r w:rsidRPr="00CD7412">
        <w:rPr>
          <w:rFonts w:ascii="Bookman Old Style" w:hAnsi="Bookman Old Style" w:cs="Segoe UI"/>
          <w:color w:val="24292E"/>
        </w:rPr>
        <w:t>)</w:t>
      </w:r>
    </w:p>
    <w:p w14:paraId="5F0EA4A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1. First ordered list item</w:t>
      </w:r>
    </w:p>
    <w:p w14:paraId="4FCFDFB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2. Another item</w:t>
      </w:r>
    </w:p>
    <w:p w14:paraId="74C6D7D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 xml:space="preserve">* Unordered sub-list. </w:t>
      </w:r>
    </w:p>
    <w:p w14:paraId="0B52EA7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1. Actual numbers don't matter, just that it's a number</w:t>
      </w:r>
    </w:p>
    <w:p w14:paraId="06FA644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1. Ordered sub-list</w:t>
      </w:r>
    </w:p>
    <w:p w14:paraId="4EE69BD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4. And another item.</w:t>
      </w:r>
    </w:p>
    <w:p w14:paraId="7FF6487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264725F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You can have properly indented paragraphs within list items. Notice the blank line above, and the leading spaces (at least one, but we'll use three here to also align the raw Markdown).</w:t>
      </w:r>
    </w:p>
    <w:p w14:paraId="1288770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84B42E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To have a line break without a paragraph, you will need to use two trailing spaces.</w:t>
      </w:r>
      <w:r w:rsidRPr="00CD7412">
        <w:rPr>
          <w:rStyle w:val="HTMLCode"/>
          <w:rFonts w:ascii="Cambria Math" w:eastAsiaTheme="majorEastAsia" w:hAnsi="Cambria Math" w:cs="Cambria Math"/>
          <w:color w:val="24292E"/>
          <w:bdr w:val="none" w:sz="0" w:space="0" w:color="auto" w:frame="1"/>
        </w:rPr>
        <w:t>⋅⋅</w:t>
      </w:r>
    </w:p>
    <w:p w14:paraId="1A51647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Note that this line is separate, but within the same paragraph.</w:t>
      </w:r>
      <w:r w:rsidRPr="00CD7412">
        <w:rPr>
          <w:rStyle w:val="HTMLCode"/>
          <w:rFonts w:ascii="Cambria Math" w:eastAsiaTheme="majorEastAsia" w:hAnsi="Cambria Math" w:cs="Cambria Math"/>
          <w:color w:val="24292E"/>
          <w:bdr w:val="none" w:sz="0" w:space="0" w:color="auto" w:frame="1"/>
        </w:rPr>
        <w:t>⋅⋅</w:t>
      </w:r>
    </w:p>
    <w:p w14:paraId="3F8801F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Cambria Math" w:eastAsiaTheme="majorEastAsia" w:hAnsi="Cambria Math" w:cs="Cambria Math"/>
          <w:color w:val="24292E"/>
          <w:bdr w:val="none" w:sz="0" w:space="0" w:color="auto" w:frame="1"/>
        </w:rPr>
        <w:t>⋅⋅⋅</w:t>
      </w:r>
      <w:r w:rsidRPr="00CD7412">
        <w:rPr>
          <w:rStyle w:val="HTMLCode"/>
          <w:rFonts w:ascii="Bookman Old Style" w:eastAsiaTheme="majorEastAsia" w:hAnsi="Bookman Old Style"/>
          <w:color w:val="24292E"/>
          <w:bdr w:val="none" w:sz="0" w:space="0" w:color="auto" w:frame="1"/>
        </w:rPr>
        <w:t xml:space="preserve">(This is contrary to the typical GFM line break </w:t>
      </w:r>
      <w:proofErr w:type="spellStart"/>
      <w:r w:rsidRPr="00CD7412">
        <w:rPr>
          <w:rStyle w:val="HTMLCode"/>
          <w:rFonts w:ascii="Bookman Old Style" w:eastAsiaTheme="majorEastAsia" w:hAnsi="Bookman Old Style"/>
          <w:color w:val="24292E"/>
          <w:bdr w:val="none" w:sz="0" w:space="0" w:color="auto" w:frame="1"/>
        </w:rPr>
        <w:t>behaviour</w:t>
      </w:r>
      <w:proofErr w:type="spellEnd"/>
      <w:r w:rsidRPr="00CD7412">
        <w:rPr>
          <w:rStyle w:val="HTMLCode"/>
          <w:rFonts w:ascii="Bookman Old Style" w:eastAsiaTheme="majorEastAsia" w:hAnsi="Bookman Old Style"/>
          <w:color w:val="24292E"/>
          <w:bdr w:val="none" w:sz="0" w:space="0" w:color="auto" w:frame="1"/>
        </w:rPr>
        <w:t>, where trailing spaces are not required.)</w:t>
      </w:r>
    </w:p>
    <w:p w14:paraId="5FBF7D2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50310BA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Unordered list can use asterisks</w:t>
      </w:r>
    </w:p>
    <w:p w14:paraId="0498A7EA"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Or minuses</w:t>
      </w:r>
    </w:p>
    <w:p w14:paraId="6F6E6FD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Or pluses</w:t>
      </w:r>
    </w:p>
    <w:p w14:paraId="7AC61912" w14:textId="77777777" w:rsidR="007F3D25" w:rsidRPr="00CD7412" w:rsidRDefault="007F3D25" w:rsidP="007F3D25">
      <w:pPr>
        <w:numPr>
          <w:ilvl w:val="0"/>
          <w:numId w:val="6"/>
        </w:numPr>
        <w:shd w:val="clear" w:color="auto" w:fill="FFFFFF"/>
        <w:spacing w:before="100" w:beforeAutospacing="1" w:after="100" w:afterAutospacing="1" w:line="240" w:lineRule="auto"/>
        <w:rPr>
          <w:rFonts w:ascii="Bookman Old Style" w:hAnsi="Bookman Old Style" w:cs="Segoe UI"/>
          <w:color w:val="24292E"/>
        </w:rPr>
      </w:pPr>
      <w:r w:rsidRPr="00CD7412">
        <w:rPr>
          <w:rFonts w:ascii="Bookman Old Style" w:hAnsi="Bookman Old Style" w:cs="Segoe UI"/>
          <w:color w:val="24292E"/>
        </w:rPr>
        <w:lastRenderedPageBreak/>
        <w:t>First ordered list item</w:t>
      </w:r>
    </w:p>
    <w:p w14:paraId="1CBCB2C4" w14:textId="77777777" w:rsidR="007F3D25" w:rsidRPr="00CD7412" w:rsidRDefault="007F3D25" w:rsidP="007F3D25">
      <w:pPr>
        <w:numPr>
          <w:ilvl w:val="0"/>
          <w:numId w:val="6"/>
        </w:numPr>
        <w:shd w:val="clear" w:color="auto" w:fill="FFFFFF"/>
        <w:spacing w:before="60" w:after="100" w:afterAutospacing="1" w:line="240" w:lineRule="auto"/>
        <w:rPr>
          <w:rFonts w:ascii="Bookman Old Style" w:hAnsi="Bookman Old Style" w:cs="Segoe UI"/>
          <w:color w:val="24292E"/>
        </w:rPr>
      </w:pPr>
      <w:r w:rsidRPr="00CD7412">
        <w:rPr>
          <w:rFonts w:ascii="Bookman Old Style" w:hAnsi="Bookman Old Style" w:cs="Segoe UI"/>
          <w:color w:val="24292E"/>
        </w:rPr>
        <w:t>Another item</w:t>
      </w:r>
    </w:p>
    <w:p w14:paraId="0E22B9FC" w14:textId="77777777" w:rsidR="007F3D25" w:rsidRPr="00CD7412" w:rsidRDefault="007F3D25" w:rsidP="007F3D25">
      <w:pPr>
        <w:numPr>
          <w:ilvl w:val="0"/>
          <w:numId w:val="7"/>
        </w:numPr>
        <w:shd w:val="clear" w:color="auto" w:fill="FFFFFF"/>
        <w:spacing w:before="100" w:beforeAutospacing="1" w:after="100" w:afterAutospacing="1" w:line="240" w:lineRule="auto"/>
        <w:rPr>
          <w:rFonts w:ascii="Bookman Old Style" w:hAnsi="Bookman Old Style" w:cs="Segoe UI"/>
          <w:color w:val="24292E"/>
        </w:rPr>
      </w:pPr>
      <w:r w:rsidRPr="00CD7412">
        <w:rPr>
          <w:rFonts w:ascii="Bookman Old Style" w:hAnsi="Bookman Old Style" w:cs="Segoe UI"/>
          <w:color w:val="24292E"/>
        </w:rPr>
        <w:t>Unordered sub-list.</w:t>
      </w:r>
    </w:p>
    <w:p w14:paraId="6545B589" w14:textId="77777777" w:rsidR="007F3D25" w:rsidRPr="00CD7412" w:rsidRDefault="007F3D25" w:rsidP="007F3D25">
      <w:pPr>
        <w:pStyle w:val="NormalWeb"/>
        <w:numPr>
          <w:ilvl w:val="0"/>
          <w:numId w:val="8"/>
        </w:numPr>
        <w:shd w:val="clear" w:color="auto" w:fill="FFFFFF"/>
        <w:spacing w:before="240" w:beforeAutospacing="0" w:after="240" w:afterAutospacing="0"/>
        <w:rPr>
          <w:rFonts w:ascii="Bookman Old Style" w:hAnsi="Bookman Old Style" w:cs="Segoe UI"/>
          <w:color w:val="24292E"/>
        </w:rPr>
      </w:pPr>
      <w:r w:rsidRPr="00CD7412">
        <w:rPr>
          <w:rFonts w:ascii="Bookman Old Style" w:hAnsi="Bookman Old Style" w:cs="Segoe UI"/>
          <w:color w:val="24292E"/>
        </w:rPr>
        <w:t>Actual numbers don't matter, just that it's a number</w:t>
      </w:r>
    </w:p>
    <w:p w14:paraId="3E52436D" w14:textId="77777777" w:rsidR="007F3D25" w:rsidRPr="00CD7412" w:rsidRDefault="007F3D25" w:rsidP="007F3D25">
      <w:pPr>
        <w:pStyle w:val="NormalWeb"/>
        <w:numPr>
          <w:ilvl w:val="0"/>
          <w:numId w:val="8"/>
        </w:numPr>
        <w:shd w:val="clear" w:color="auto" w:fill="FFFFFF"/>
        <w:spacing w:before="240" w:beforeAutospacing="0" w:after="240" w:afterAutospacing="0"/>
        <w:rPr>
          <w:rFonts w:ascii="Bookman Old Style" w:hAnsi="Bookman Old Style" w:cs="Segoe UI"/>
          <w:color w:val="24292E"/>
        </w:rPr>
      </w:pPr>
      <w:r w:rsidRPr="00CD7412">
        <w:rPr>
          <w:rFonts w:ascii="Bookman Old Style" w:hAnsi="Bookman Old Style" w:cs="Segoe UI"/>
          <w:color w:val="24292E"/>
        </w:rPr>
        <w:t>Ordered sub-list</w:t>
      </w:r>
    </w:p>
    <w:p w14:paraId="74F193B2" w14:textId="77777777" w:rsidR="007F3D25" w:rsidRPr="00CD7412" w:rsidRDefault="007F3D25" w:rsidP="007F3D25">
      <w:pPr>
        <w:pStyle w:val="NormalWeb"/>
        <w:numPr>
          <w:ilvl w:val="0"/>
          <w:numId w:val="8"/>
        </w:numPr>
        <w:shd w:val="clear" w:color="auto" w:fill="FFFFFF"/>
        <w:spacing w:before="240" w:beforeAutospacing="0" w:after="240" w:afterAutospacing="0"/>
        <w:rPr>
          <w:rFonts w:ascii="Bookman Old Style" w:hAnsi="Bookman Old Style" w:cs="Segoe UI"/>
          <w:color w:val="24292E"/>
        </w:rPr>
      </w:pPr>
      <w:r w:rsidRPr="00CD7412">
        <w:rPr>
          <w:rFonts w:ascii="Bookman Old Style" w:hAnsi="Bookman Old Style" w:cs="Segoe UI"/>
          <w:color w:val="24292E"/>
        </w:rPr>
        <w:t>And another item.</w:t>
      </w:r>
    </w:p>
    <w:p w14:paraId="72BC1177" w14:textId="77777777" w:rsidR="007F3D25" w:rsidRPr="00CD7412" w:rsidRDefault="007F3D25" w:rsidP="007F3D25">
      <w:pPr>
        <w:pStyle w:val="NormalWeb"/>
        <w:shd w:val="clear" w:color="auto" w:fill="FFFFFF"/>
        <w:spacing w:before="240" w:beforeAutospacing="0" w:after="240" w:afterAutospacing="0"/>
        <w:ind w:left="720"/>
        <w:rPr>
          <w:rFonts w:ascii="Bookman Old Style" w:hAnsi="Bookman Old Style" w:cs="Segoe UI"/>
          <w:color w:val="24292E"/>
        </w:rPr>
      </w:pPr>
      <w:r w:rsidRPr="00CD7412">
        <w:rPr>
          <w:rFonts w:ascii="Bookman Old Style" w:hAnsi="Bookman Old Style" w:cs="Segoe UI"/>
          <w:color w:val="24292E"/>
        </w:rPr>
        <w:t>You can have properly indented paragraphs within list items. Notice the blank line above, and the leading spaces (at least one, but we'll use three here to also align the raw Markdown).</w:t>
      </w:r>
    </w:p>
    <w:p w14:paraId="33F70189" w14:textId="77777777" w:rsidR="007F3D25" w:rsidRPr="00CD7412" w:rsidRDefault="007F3D25" w:rsidP="007F3D25">
      <w:pPr>
        <w:pStyle w:val="NormalWeb"/>
        <w:shd w:val="clear" w:color="auto" w:fill="FFFFFF"/>
        <w:spacing w:before="240" w:beforeAutospacing="0" w:after="240" w:afterAutospacing="0"/>
        <w:ind w:left="720"/>
        <w:rPr>
          <w:rFonts w:ascii="Bookman Old Style" w:hAnsi="Bookman Old Style" w:cs="Segoe UI"/>
          <w:color w:val="24292E"/>
        </w:rPr>
      </w:pPr>
      <w:r w:rsidRPr="00CD7412">
        <w:rPr>
          <w:rFonts w:ascii="Bookman Old Style" w:hAnsi="Bookman Old Style" w:cs="Segoe UI"/>
          <w:color w:val="24292E"/>
        </w:rPr>
        <w:t>To have a line break without a paragraph, you will need to use two trailing spaces.</w:t>
      </w:r>
      <w:r w:rsidRPr="00CD7412">
        <w:rPr>
          <w:rFonts w:ascii="Bookman Old Style" w:hAnsi="Bookman Old Style" w:cs="Segoe UI"/>
          <w:color w:val="24292E"/>
        </w:rPr>
        <w:br/>
        <w:t>Note that this line is separate, but within the same paragraph.</w:t>
      </w:r>
      <w:r w:rsidRPr="00CD7412">
        <w:rPr>
          <w:rFonts w:ascii="Bookman Old Style" w:hAnsi="Bookman Old Style" w:cs="Segoe UI"/>
          <w:color w:val="24292E"/>
        </w:rPr>
        <w:br/>
        <w:t xml:space="preserve">(This is contrary to the typical GFM line break </w:t>
      </w:r>
      <w:proofErr w:type="spellStart"/>
      <w:r w:rsidRPr="00CD7412">
        <w:rPr>
          <w:rFonts w:ascii="Bookman Old Style" w:hAnsi="Bookman Old Style" w:cs="Segoe UI"/>
          <w:color w:val="24292E"/>
        </w:rPr>
        <w:t>behaviour</w:t>
      </w:r>
      <w:proofErr w:type="spellEnd"/>
      <w:r w:rsidRPr="00CD7412">
        <w:rPr>
          <w:rFonts w:ascii="Bookman Old Style" w:hAnsi="Bookman Old Style" w:cs="Segoe UI"/>
          <w:color w:val="24292E"/>
        </w:rPr>
        <w:t>, where trailing spaces are not required.)</w:t>
      </w:r>
    </w:p>
    <w:p w14:paraId="2602AFA0" w14:textId="77777777" w:rsidR="007F3D25" w:rsidRPr="00CD7412" w:rsidRDefault="007F3D25" w:rsidP="007F3D25">
      <w:pPr>
        <w:numPr>
          <w:ilvl w:val="0"/>
          <w:numId w:val="9"/>
        </w:numPr>
        <w:shd w:val="clear" w:color="auto" w:fill="FFFFFF"/>
        <w:spacing w:before="100" w:beforeAutospacing="1" w:after="100" w:afterAutospacing="1" w:line="240" w:lineRule="auto"/>
        <w:rPr>
          <w:rFonts w:ascii="Bookman Old Style" w:hAnsi="Bookman Old Style" w:cs="Segoe UI"/>
          <w:color w:val="24292E"/>
        </w:rPr>
      </w:pPr>
      <w:r w:rsidRPr="00CD7412">
        <w:rPr>
          <w:rFonts w:ascii="Bookman Old Style" w:hAnsi="Bookman Old Style" w:cs="Segoe UI"/>
          <w:color w:val="24292E"/>
        </w:rPr>
        <w:t>Unordered list can use asterisks</w:t>
      </w:r>
    </w:p>
    <w:p w14:paraId="50185235" w14:textId="77777777" w:rsidR="007F3D25" w:rsidRPr="00CD7412" w:rsidRDefault="007F3D25" w:rsidP="007F3D25">
      <w:pPr>
        <w:numPr>
          <w:ilvl w:val="0"/>
          <w:numId w:val="10"/>
        </w:numPr>
        <w:shd w:val="clear" w:color="auto" w:fill="FFFFFF"/>
        <w:spacing w:before="100" w:beforeAutospacing="1" w:after="100" w:afterAutospacing="1" w:line="240" w:lineRule="auto"/>
        <w:rPr>
          <w:rFonts w:ascii="Bookman Old Style" w:hAnsi="Bookman Old Style" w:cs="Segoe UI"/>
          <w:color w:val="24292E"/>
        </w:rPr>
      </w:pPr>
      <w:r w:rsidRPr="00CD7412">
        <w:rPr>
          <w:rFonts w:ascii="Bookman Old Style" w:hAnsi="Bookman Old Style" w:cs="Segoe UI"/>
          <w:color w:val="24292E"/>
        </w:rPr>
        <w:t>Or minuses</w:t>
      </w:r>
    </w:p>
    <w:p w14:paraId="5016A73A" w14:textId="77777777" w:rsidR="007F3D25" w:rsidRPr="00CD7412" w:rsidRDefault="007F3D25" w:rsidP="007F3D25">
      <w:pPr>
        <w:numPr>
          <w:ilvl w:val="0"/>
          <w:numId w:val="11"/>
        </w:numPr>
        <w:shd w:val="clear" w:color="auto" w:fill="FFFFFF"/>
        <w:spacing w:before="100" w:beforeAutospacing="1" w:after="100" w:afterAutospacing="1" w:line="240" w:lineRule="auto"/>
        <w:rPr>
          <w:rFonts w:ascii="Bookman Old Style" w:hAnsi="Bookman Old Style" w:cs="Segoe UI"/>
          <w:color w:val="24292E"/>
        </w:rPr>
      </w:pPr>
      <w:r w:rsidRPr="00CD7412">
        <w:rPr>
          <w:rFonts w:ascii="Bookman Old Style" w:hAnsi="Bookman Old Style" w:cs="Segoe UI"/>
          <w:color w:val="24292E"/>
        </w:rPr>
        <w:t>Or pluses</w:t>
      </w:r>
    </w:p>
    <w:p w14:paraId="101A2C19"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5" w:name="user-content-links"/>
      <w:bookmarkEnd w:id="5"/>
      <w:r w:rsidRPr="00CD7412">
        <w:rPr>
          <w:rFonts w:ascii="Bookman Old Style" w:hAnsi="Bookman Old Style" w:cs="Segoe UI"/>
          <w:color w:val="24292E"/>
        </w:rPr>
        <w:t>Links</w:t>
      </w:r>
    </w:p>
    <w:p w14:paraId="571A6E42"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There are two ways to create links.</w:t>
      </w:r>
    </w:p>
    <w:p w14:paraId="2C04B62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[I'm an inline-style link](https://www.google.com)</w:t>
      </w:r>
    </w:p>
    <w:p w14:paraId="4BCC469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76BCDB9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[I'm an inline-style link with title](https://www.google.com "Google's Homepage")</w:t>
      </w:r>
    </w:p>
    <w:p w14:paraId="4640BCF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C9E47D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[I'm a reference-style link][Arbitrary case-insensitive reference text]</w:t>
      </w:r>
    </w:p>
    <w:p w14:paraId="1F36E37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7C1165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[I'm a relative reference to a repository file](../blob/master/LICENSE)</w:t>
      </w:r>
    </w:p>
    <w:p w14:paraId="6582AD5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6141DDF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[You can use numbers for reference-style link definitions][1]</w:t>
      </w:r>
    </w:p>
    <w:p w14:paraId="36ED3F5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46A4F5E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Or leave it empty and use the [link text itself].</w:t>
      </w:r>
    </w:p>
    <w:p w14:paraId="417A895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4F2BF9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URLs and URLs in angle brackets will automatically get turned into links. </w:t>
      </w:r>
    </w:p>
    <w:p w14:paraId="3FAC010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http://www.example.com or &lt;http://www.example.com&gt; and sometimes </w:t>
      </w:r>
    </w:p>
    <w:p w14:paraId="44B0643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example.com (but not on </w:t>
      </w:r>
      <w:proofErr w:type="spellStart"/>
      <w:r w:rsidRPr="00CD7412">
        <w:rPr>
          <w:rStyle w:val="HTMLCode"/>
          <w:rFonts w:ascii="Bookman Old Style" w:eastAsiaTheme="majorEastAsia" w:hAnsi="Bookman Old Style"/>
          <w:color w:val="24292E"/>
          <w:bdr w:val="none" w:sz="0" w:space="0" w:color="auto" w:frame="1"/>
        </w:rPr>
        <w:t>Github</w:t>
      </w:r>
      <w:proofErr w:type="spellEnd"/>
      <w:r w:rsidRPr="00CD7412">
        <w:rPr>
          <w:rStyle w:val="HTMLCode"/>
          <w:rFonts w:ascii="Bookman Old Style" w:eastAsiaTheme="majorEastAsia" w:hAnsi="Bookman Old Style"/>
          <w:color w:val="24292E"/>
          <w:bdr w:val="none" w:sz="0" w:space="0" w:color="auto" w:frame="1"/>
        </w:rPr>
        <w:t>, for example).</w:t>
      </w:r>
    </w:p>
    <w:p w14:paraId="3E00DFA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428FFAE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Some text to show that the reference links can follow later.</w:t>
      </w:r>
    </w:p>
    <w:p w14:paraId="289A555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43C83B5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[arbitrary case-insensitive reference text]: https://www.mozilla.org</w:t>
      </w:r>
    </w:p>
    <w:p w14:paraId="7398C7C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[1]: http://slashdot.org</w:t>
      </w:r>
    </w:p>
    <w:p w14:paraId="4734007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[link text itself]: http://www.reddit.com</w:t>
      </w:r>
    </w:p>
    <w:p w14:paraId="3102CED7"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39" w:history="1">
        <w:r w:rsidR="007F3D25" w:rsidRPr="00CD7412">
          <w:rPr>
            <w:rStyle w:val="Hyperlink"/>
            <w:rFonts w:ascii="Bookman Old Style" w:hAnsi="Bookman Old Style" w:cs="Segoe UI"/>
            <w:color w:val="0366D6"/>
          </w:rPr>
          <w:t>I'm an inline-style link</w:t>
        </w:r>
      </w:hyperlink>
    </w:p>
    <w:p w14:paraId="53C5E060"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40" w:tooltip="Google's Homepage" w:history="1">
        <w:r w:rsidR="007F3D25" w:rsidRPr="00CD7412">
          <w:rPr>
            <w:rStyle w:val="Hyperlink"/>
            <w:rFonts w:ascii="Bookman Old Style" w:hAnsi="Bookman Old Style" w:cs="Segoe UI"/>
            <w:color w:val="0366D6"/>
          </w:rPr>
          <w:t>I'm an inline-style link with title</w:t>
        </w:r>
      </w:hyperlink>
    </w:p>
    <w:p w14:paraId="693DADA5"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41" w:history="1">
        <w:r w:rsidR="007F3D25" w:rsidRPr="00CD7412">
          <w:rPr>
            <w:rStyle w:val="Hyperlink"/>
            <w:rFonts w:ascii="Bookman Old Style" w:hAnsi="Bookman Old Style" w:cs="Segoe UI"/>
            <w:color w:val="0366D6"/>
          </w:rPr>
          <w:t>I'm a reference-style link</w:t>
        </w:r>
      </w:hyperlink>
    </w:p>
    <w:p w14:paraId="7E3B8CEC"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42" w:history="1">
        <w:r w:rsidR="007F3D25" w:rsidRPr="00CD7412">
          <w:rPr>
            <w:rStyle w:val="Hyperlink"/>
            <w:rFonts w:ascii="Bookman Old Style" w:hAnsi="Bookman Old Style" w:cs="Segoe UI"/>
            <w:color w:val="0366D6"/>
          </w:rPr>
          <w:t>I'm a relative reference to a repository file</w:t>
        </w:r>
      </w:hyperlink>
    </w:p>
    <w:p w14:paraId="4D9A2ED9" w14:textId="77777777" w:rsidR="007F3D25" w:rsidRPr="00CD7412" w:rsidRDefault="004714D6" w:rsidP="007F3D25">
      <w:pPr>
        <w:pStyle w:val="NormalWeb"/>
        <w:shd w:val="clear" w:color="auto" w:fill="FFFFFF"/>
        <w:spacing w:before="0" w:beforeAutospacing="0" w:after="240" w:afterAutospacing="0"/>
        <w:rPr>
          <w:rFonts w:ascii="Bookman Old Style" w:hAnsi="Bookman Old Style" w:cs="Segoe UI"/>
          <w:color w:val="24292E"/>
        </w:rPr>
      </w:pPr>
      <w:hyperlink r:id="rId43" w:history="1">
        <w:r w:rsidR="007F3D25" w:rsidRPr="00CD7412">
          <w:rPr>
            <w:rStyle w:val="Hyperlink"/>
            <w:rFonts w:ascii="Bookman Old Style" w:hAnsi="Bookman Old Style" w:cs="Segoe UI"/>
            <w:color w:val="0366D6"/>
          </w:rPr>
          <w:t>You can use numbers for reference-style link definitions</w:t>
        </w:r>
      </w:hyperlink>
    </w:p>
    <w:p w14:paraId="2F041113"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Or leave it empty and use the </w:t>
      </w:r>
      <w:hyperlink r:id="rId44" w:history="1">
        <w:r w:rsidRPr="00CD7412">
          <w:rPr>
            <w:rStyle w:val="Hyperlink"/>
            <w:rFonts w:ascii="Bookman Old Style" w:hAnsi="Bookman Old Style" w:cs="Segoe UI"/>
            <w:color w:val="0366D6"/>
          </w:rPr>
          <w:t>link text itself</w:t>
        </w:r>
      </w:hyperlink>
      <w:r w:rsidRPr="00CD7412">
        <w:rPr>
          <w:rFonts w:ascii="Bookman Old Style" w:hAnsi="Bookman Old Style" w:cs="Segoe UI"/>
          <w:color w:val="24292E"/>
        </w:rPr>
        <w:t>.</w:t>
      </w:r>
    </w:p>
    <w:p w14:paraId="4A0FE25D"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URLs and URLs in angle brackets will automatically get turned into links. </w:t>
      </w:r>
      <w:hyperlink r:id="rId45" w:history="1">
        <w:r w:rsidRPr="00CD7412">
          <w:rPr>
            <w:rStyle w:val="Hyperlink"/>
            <w:rFonts w:ascii="Bookman Old Style" w:hAnsi="Bookman Old Style" w:cs="Segoe UI"/>
            <w:color w:val="0366D6"/>
          </w:rPr>
          <w:t>http://www.example.com</w:t>
        </w:r>
      </w:hyperlink>
      <w:r w:rsidRPr="00CD7412">
        <w:rPr>
          <w:rFonts w:ascii="Bookman Old Style" w:hAnsi="Bookman Old Style" w:cs="Segoe UI"/>
          <w:color w:val="24292E"/>
        </w:rPr>
        <w:t> or </w:t>
      </w:r>
      <w:hyperlink r:id="rId46" w:history="1">
        <w:r w:rsidRPr="00CD7412">
          <w:rPr>
            <w:rStyle w:val="Hyperlink"/>
            <w:rFonts w:ascii="Bookman Old Style" w:hAnsi="Bookman Old Style" w:cs="Segoe UI"/>
            <w:color w:val="0366D6"/>
          </w:rPr>
          <w:t>http://www.example.com</w:t>
        </w:r>
      </w:hyperlink>
      <w:r w:rsidRPr="00CD7412">
        <w:rPr>
          <w:rFonts w:ascii="Bookman Old Style" w:hAnsi="Bookman Old Style" w:cs="Segoe UI"/>
          <w:color w:val="24292E"/>
        </w:rPr>
        <w:t xml:space="preserve"> and sometimes example.com (but not on </w:t>
      </w:r>
      <w:proofErr w:type="spellStart"/>
      <w:r w:rsidRPr="00CD7412">
        <w:rPr>
          <w:rFonts w:ascii="Bookman Old Style" w:hAnsi="Bookman Old Style" w:cs="Segoe UI"/>
          <w:color w:val="24292E"/>
        </w:rPr>
        <w:t>Github</w:t>
      </w:r>
      <w:proofErr w:type="spellEnd"/>
      <w:r w:rsidRPr="00CD7412">
        <w:rPr>
          <w:rFonts w:ascii="Bookman Old Style" w:hAnsi="Bookman Old Style" w:cs="Segoe UI"/>
          <w:color w:val="24292E"/>
        </w:rPr>
        <w:t>, for example).</w:t>
      </w:r>
    </w:p>
    <w:p w14:paraId="5E6BE92B"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Some text to show that the reference links can follow later.</w:t>
      </w:r>
    </w:p>
    <w:p w14:paraId="6CDCF939"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6" w:name="user-content-images"/>
      <w:bookmarkEnd w:id="6"/>
      <w:r w:rsidRPr="00CD7412">
        <w:rPr>
          <w:rFonts w:ascii="Bookman Old Style" w:hAnsi="Bookman Old Style" w:cs="Segoe UI"/>
          <w:color w:val="24292E"/>
        </w:rPr>
        <w:t>Images</w:t>
      </w:r>
    </w:p>
    <w:p w14:paraId="7452016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Here's our logo (hover to see the title text):</w:t>
      </w:r>
    </w:p>
    <w:p w14:paraId="090CDCC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4D7FA59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Inline-style: </w:t>
      </w:r>
    </w:p>
    <w:p w14:paraId="34FFD0F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 text](https://github.com/adam-p/markdown-here/raw/master/src/common/images/icon48.png "Logo Title Text 1")</w:t>
      </w:r>
    </w:p>
    <w:p w14:paraId="5500886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07D5D6A"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Reference-style: </w:t>
      </w:r>
    </w:p>
    <w:p w14:paraId="3475735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 text][logo]</w:t>
      </w:r>
    </w:p>
    <w:p w14:paraId="18D7980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21F0AEF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[logo]: https://github.com/adam-p/markdown-here/raw/master/src/common/images/icon48.png "Logo Title Text 2"</w:t>
      </w:r>
    </w:p>
    <w:p w14:paraId="29762DAD"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Here's our logo (hover to see the title text):</w:t>
      </w:r>
    </w:p>
    <w:p w14:paraId="35C312CD" w14:textId="2BA21A38"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Inline-style: </w:t>
      </w:r>
      <w:r w:rsidRPr="00CD7412">
        <w:rPr>
          <w:rFonts w:ascii="Bookman Old Style" w:hAnsi="Bookman Old Style" w:cs="Segoe UI"/>
          <w:noProof/>
          <w:color w:val="24292E"/>
        </w:rPr>
        <w:drawing>
          <wp:inline distT="0" distB="0" distL="0" distR="0" wp14:anchorId="1AE549D6" wp14:editId="05FF3BB4">
            <wp:extent cx="457200" cy="457200"/>
            <wp:effectExtent l="0" t="0" r="0" b="0"/>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7B50ADB" w14:textId="6786EB58"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Reference-style: </w:t>
      </w:r>
      <w:r w:rsidRPr="00CD7412">
        <w:rPr>
          <w:rFonts w:ascii="Bookman Old Style" w:hAnsi="Bookman Old Style" w:cs="Segoe UI"/>
          <w:noProof/>
          <w:color w:val="24292E"/>
        </w:rPr>
        <w:drawing>
          <wp:inline distT="0" distB="0" distL="0" distR="0" wp14:anchorId="694E6484" wp14:editId="79630A16">
            <wp:extent cx="457200" cy="457200"/>
            <wp:effectExtent l="0" t="0" r="0"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 tex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76E38DF"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7" w:name="user-content-code"/>
      <w:bookmarkEnd w:id="7"/>
      <w:r w:rsidRPr="00CD7412">
        <w:rPr>
          <w:rFonts w:ascii="Bookman Old Style" w:hAnsi="Bookman Old Style" w:cs="Segoe UI"/>
          <w:color w:val="24292E"/>
        </w:rPr>
        <w:t>Code and Syntax Highlighting</w:t>
      </w:r>
    </w:p>
    <w:p w14:paraId="7A887729"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 xml:space="preserve">Code blocks are part of the Markdown spec, but syntax highlighting isn't. However, many renderers -- like </w:t>
      </w:r>
      <w:proofErr w:type="spellStart"/>
      <w:r w:rsidRPr="00CD7412">
        <w:rPr>
          <w:rFonts w:ascii="Bookman Old Style" w:hAnsi="Bookman Old Style" w:cs="Segoe UI"/>
          <w:color w:val="24292E"/>
        </w:rPr>
        <w:t>Github's</w:t>
      </w:r>
      <w:proofErr w:type="spellEnd"/>
      <w:r w:rsidRPr="00CD7412">
        <w:rPr>
          <w:rFonts w:ascii="Bookman Old Style" w:hAnsi="Bookman Old Style" w:cs="Segoe UI"/>
          <w:color w:val="24292E"/>
        </w:rPr>
        <w:t xml:space="preserve"> and </w:t>
      </w:r>
      <w:r w:rsidRPr="00CD7412">
        <w:rPr>
          <w:rStyle w:val="Emphasis"/>
          <w:rFonts w:ascii="Bookman Old Style" w:hAnsi="Bookman Old Style" w:cs="Segoe UI"/>
          <w:color w:val="24292E"/>
        </w:rPr>
        <w:t>Markdown Here</w:t>
      </w:r>
      <w:r w:rsidRPr="00CD7412">
        <w:rPr>
          <w:rFonts w:ascii="Bookman Old Style" w:hAnsi="Bookman Old Style" w:cs="Segoe UI"/>
          <w:color w:val="24292E"/>
        </w:rPr>
        <w:t> -- support syntax highlighting. Which languages are supported and how those language names should be written will vary from renderer to renderer. </w:t>
      </w:r>
      <w:r w:rsidRPr="00CD7412">
        <w:rPr>
          <w:rStyle w:val="Emphasis"/>
          <w:rFonts w:ascii="Bookman Old Style" w:hAnsi="Bookman Old Style" w:cs="Segoe UI"/>
          <w:color w:val="24292E"/>
        </w:rPr>
        <w:t>Markdown Here</w:t>
      </w:r>
      <w:r w:rsidRPr="00CD7412">
        <w:rPr>
          <w:rFonts w:ascii="Bookman Old Style" w:hAnsi="Bookman Old Style" w:cs="Segoe UI"/>
          <w:color w:val="24292E"/>
        </w:rPr>
        <w:t> supports highlighting for dozens of languages (and not-really-languages, like diffs and HTTP headers); to see the complete list, and how to write the language names, see the </w:t>
      </w:r>
      <w:hyperlink r:id="rId48" w:history="1">
        <w:r w:rsidRPr="00CD7412">
          <w:rPr>
            <w:rStyle w:val="Hyperlink"/>
            <w:rFonts w:ascii="Bookman Old Style" w:hAnsi="Bookman Old Style" w:cs="Segoe UI"/>
            <w:color w:val="0366D6"/>
          </w:rPr>
          <w:t>highlight.js demo page</w:t>
        </w:r>
      </w:hyperlink>
      <w:r w:rsidRPr="00CD7412">
        <w:rPr>
          <w:rFonts w:ascii="Bookman Old Style" w:hAnsi="Bookman Old Style" w:cs="Segoe UI"/>
          <w:color w:val="24292E"/>
        </w:rPr>
        <w:t>.</w:t>
      </w:r>
    </w:p>
    <w:p w14:paraId="605049E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Inline `code` has `back-ticks around` it.</w:t>
      </w:r>
    </w:p>
    <w:p w14:paraId="0330971D" w14:textId="77777777" w:rsidR="007F3D25" w:rsidRPr="00CD7412" w:rsidRDefault="007F3D25" w:rsidP="007F3D25">
      <w:pPr>
        <w:pStyle w:val="NormalWeb"/>
        <w:shd w:val="clear" w:color="auto" w:fill="FFFFFF"/>
        <w:spacing w:before="0" w:beforeAutospacing="0" w:after="0" w:afterAutospacing="0"/>
        <w:rPr>
          <w:rFonts w:ascii="Bookman Old Style" w:hAnsi="Bookman Old Style" w:cs="Segoe UI"/>
          <w:color w:val="24292E"/>
        </w:rPr>
      </w:pPr>
      <w:r w:rsidRPr="00CD7412">
        <w:rPr>
          <w:rFonts w:ascii="Bookman Old Style" w:hAnsi="Bookman Old Style" w:cs="Segoe UI"/>
          <w:color w:val="24292E"/>
        </w:rPr>
        <w:t>Inline </w:t>
      </w:r>
      <w:r w:rsidRPr="00CD7412">
        <w:rPr>
          <w:rStyle w:val="HTMLCode"/>
          <w:rFonts w:ascii="Bookman Old Style" w:eastAsiaTheme="majorEastAsia" w:hAnsi="Bookman Old Style"/>
          <w:color w:val="24292E"/>
        </w:rPr>
        <w:t>code</w:t>
      </w:r>
      <w:r w:rsidRPr="00CD7412">
        <w:rPr>
          <w:rFonts w:ascii="Bookman Old Style" w:hAnsi="Bookman Old Style" w:cs="Segoe UI"/>
          <w:color w:val="24292E"/>
        </w:rPr>
        <w:t> has </w:t>
      </w:r>
      <w:r w:rsidRPr="00CD7412">
        <w:rPr>
          <w:rStyle w:val="HTMLCode"/>
          <w:rFonts w:ascii="Bookman Old Style" w:eastAsiaTheme="majorEastAsia" w:hAnsi="Bookman Old Style"/>
          <w:color w:val="24292E"/>
        </w:rPr>
        <w:t>back-ticks around</w:t>
      </w:r>
      <w:r w:rsidRPr="00CD7412">
        <w:rPr>
          <w:rFonts w:ascii="Bookman Old Style" w:hAnsi="Bookman Old Style" w:cs="Segoe UI"/>
          <w:color w:val="24292E"/>
        </w:rPr>
        <w:t> it.</w:t>
      </w:r>
    </w:p>
    <w:p w14:paraId="7A21E5BC" w14:textId="77777777" w:rsidR="007F3D25" w:rsidRPr="00CD7412" w:rsidRDefault="007F3D25" w:rsidP="007F3D25">
      <w:pPr>
        <w:pStyle w:val="NormalWeb"/>
        <w:shd w:val="clear" w:color="auto" w:fill="FFFFFF"/>
        <w:spacing w:before="0" w:beforeAutospacing="0" w:after="0" w:afterAutospacing="0"/>
        <w:rPr>
          <w:rFonts w:ascii="Bookman Old Style" w:hAnsi="Bookman Old Style" w:cs="Segoe UI"/>
          <w:color w:val="24292E"/>
        </w:rPr>
      </w:pPr>
      <w:r w:rsidRPr="00CD7412">
        <w:rPr>
          <w:rFonts w:ascii="Bookman Old Style" w:hAnsi="Bookman Old Style" w:cs="Segoe UI"/>
          <w:color w:val="24292E"/>
        </w:rPr>
        <w:lastRenderedPageBreak/>
        <w:t>Blocks of code are either fenced by lines with three back-ticks </w:t>
      </w:r>
      <w:r w:rsidRPr="00CD7412">
        <w:rPr>
          <w:rStyle w:val="HTMLCode"/>
          <w:rFonts w:ascii="Bookman Old Style" w:eastAsiaTheme="majorEastAsia" w:hAnsi="Bookman Old Style"/>
          <w:color w:val="24292E"/>
        </w:rPr>
        <w:t>```</w:t>
      </w:r>
      <w:r w:rsidRPr="00CD7412">
        <w:rPr>
          <w:rFonts w:ascii="Bookman Old Style" w:hAnsi="Bookman Old Style" w:cs="Segoe UI"/>
          <w:color w:val="24292E"/>
        </w:rPr>
        <w:t>, or are indented with four spaces. I recommend only using the fenced code blocks -- they're easier and only they support syntax highlighting.</w:t>
      </w:r>
    </w:p>
    <w:p w14:paraId="017751F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roofErr w:type="spellStart"/>
      <w:r w:rsidRPr="00CD7412">
        <w:rPr>
          <w:rStyle w:val="HTMLCode"/>
          <w:rFonts w:ascii="Bookman Old Style" w:eastAsiaTheme="majorEastAsia" w:hAnsi="Bookman Old Style"/>
          <w:color w:val="24292E"/>
          <w:bdr w:val="none" w:sz="0" w:space="0" w:color="auto" w:frame="1"/>
        </w:rPr>
        <w:t>javascript</w:t>
      </w:r>
      <w:proofErr w:type="spellEnd"/>
    </w:p>
    <w:p w14:paraId="5990341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var s = "JavaScript syntax highlighting";</w:t>
      </w:r>
    </w:p>
    <w:p w14:paraId="0C2B3B8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alert(s);</w:t>
      </w:r>
    </w:p>
    <w:p w14:paraId="7196D7C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42E08FD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w:t>
      </w:r>
    </w:p>
    <w:p w14:paraId="3BFAD48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```python</w:t>
      </w:r>
    </w:p>
    <w:p w14:paraId="20B89D2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s = "Python syntax highlighting"</w:t>
      </w:r>
    </w:p>
    <w:p w14:paraId="6570E38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print s</w:t>
      </w:r>
    </w:p>
    <w:p w14:paraId="36D5015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24A13DE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w:t>
      </w:r>
    </w:p>
    <w:p w14:paraId="58D06B7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4EB8401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No language indicated, so no syntax highlighting. </w:t>
      </w:r>
    </w:p>
    <w:p w14:paraId="0D7FE6F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But let's throw in a &lt;b&gt;tag&lt;/b&gt;.</w:t>
      </w:r>
    </w:p>
    <w:p w14:paraId="7ECB2F3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53DF73B9" w14:textId="77777777" w:rsidR="007F3D25" w:rsidRPr="00CD7412" w:rsidRDefault="007F3D25" w:rsidP="007F3D25">
      <w:pPr>
        <w:pStyle w:val="HTMLPreformatted"/>
        <w:shd w:val="clear" w:color="auto" w:fill="F6F8FA"/>
        <w:rPr>
          <w:rFonts w:ascii="Bookman Old Style" w:hAnsi="Bookman Old Style"/>
          <w:color w:val="24292E"/>
        </w:rPr>
      </w:pPr>
      <w:r w:rsidRPr="00CD7412">
        <w:rPr>
          <w:rStyle w:val="pl-k"/>
          <w:rFonts w:ascii="Bookman Old Style" w:hAnsi="Bookman Old Style"/>
          <w:color w:val="D73A49"/>
        </w:rPr>
        <w:t>var</w:t>
      </w:r>
      <w:r w:rsidRPr="00CD7412">
        <w:rPr>
          <w:rFonts w:ascii="Bookman Old Style" w:hAnsi="Bookman Old Style"/>
          <w:color w:val="24292E"/>
        </w:rPr>
        <w:t xml:space="preserve"> s </w:t>
      </w:r>
      <w:r w:rsidRPr="00CD7412">
        <w:rPr>
          <w:rStyle w:val="pl-k"/>
          <w:rFonts w:ascii="Bookman Old Style" w:hAnsi="Bookman Old Style"/>
          <w:color w:val="D73A49"/>
        </w:rPr>
        <w:t>=</w:t>
      </w:r>
      <w:r w:rsidRPr="00CD7412">
        <w:rPr>
          <w:rFonts w:ascii="Bookman Old Style" w:hAnsi="Bookman Old Style"/>
          <w:color w:val="24292E"/>
        </w:rPr>
        <w:t xml:space="preserve"> </w:t>
      </w:r>
      <w:r w:rsidRPr="00CD7412">
        <w:rPr>
          <w:rStyle w:val="pl-pds"/>
          <w:rFonts w:ascii="Bookman Old Style" w:hAnsi="Bookman Old Style"/>
          <w:color w:val="032F62"/>
        </w:rPr>
        <w:t>"</w:t>
      </w:r>
      <w:r w:rsidRPr="00CD7412">
        <w:rPr>
          <w:rStyle w:val="pl-s"/>
          <w:rFonts w:ascii="Bookman Old Style" w:hAnsi="Bookman Old Style"/>
          <w:color w:val="032F62"/>
        </w:rPr>
        <w:t>JavaScript syntax highlighting</w:t>
      </w:r>
      <w:r w:rsidRPr="00CD7412">
        <w:rPr>
          <w:rStyle w:val="pl-pds"/>
          <w:rFonts w:ascii="Bookman Old Style" w:hAnsi="Bookman Old Style"/>
          <w:color w:val="032F62"/>
        </w:rPr>
        <w:t>"</w:t>
      </w:r>
      <w:r w:rsidRPr="00CD7412">
        <w:rPr>
          <w:rFonts w:ascii="Bookman Old Style" w:hAnsi="Bookman Old Style"/>
          <w:color w:val="24292E"/>
        </w:rPr>
        <w:t>;</w:t>
      </w:r>
    </w:p>
    <w:p w14:paraId="3E676E21" w14:textId="77777777" w:rsidR="007F3D25" w:rsidRPr="00CD7412" w:rsidRDefault="007F3D25" w:rsidP="007F3D25">
      <w:pPr>
        <w:pStyle w:val="HTMLPreformatted"/>
        <w:shd w:val="clear" w:color="auto" w:fill="F6F8FA"/>
        <w:rPr>
          <w:rFonts w:ascii="Bookman Old Style" w:hAnsi="Bookman Old Style"/>
          <w:color w:val="24292E"/>
        </w:rPr>
      </w:pPr>
      <w:r w:rsidRPr="00CD7412">
        <w:rPr>
          <w:rStyle w:val="pl-en"/>
          <w:rFonts w:ascii="Bookman Old Style" w:hAnsi="Bookman Old Style"/>
          <w:color w:val="6F42C1"/>
        </w:rPr>
        <w:t>alert</w:t>
      </w:r>
      <w:r w:rsidRPr="00CD7412">
        <w:rPr>
          <w:rFonts w:ascii="Bookman Old Style" w:hAnsi="Bookman Old Style"/>
          <w:color w:val="24292E"/>
        </w:rPr>
        <w:t>(s);</w:t>
      </w:r>
    </w:p>
    <w:p w14:paraId="20F8AD60" w14:textId="77777777" w:rsidR="007F3D25" w:rsidRPr="00CD7412" w:rsidRDefault="007F3D25" w:rsidP="007F3D25">
      <w:pPr>
        <w:pStyle w:val="HTMLPreformatted"/>
        <w:shd w:val="clear" w:color="auto" w:fill="F6F8FA"/>
        <w:rPr>
          <w:rFonts w:ascii="Bookman Old Style" w:hAnsi="Bookman Old Style"/>
          <w:color w:val="24292E"/>
        </w:rPr>
      </w:pPr>
      <w:r w:rsidRPr="00CD7412">
        <w:rPr>
          <w:rFonts w:ascii="Bookman Old Style" w:hAnsi="Bookman Old Style"/>
          <w:color w:val="24292E"/>
        </w:rPr>
        <w:t xml:space="preserve">s </w:t>
      </w:r>
      <w:r w:rsidRPr="00CD7412">
        <w:rPr>
          <w:rStyle w:val="pl-k"/>
          <w:rFonts w:ascii="Bookman Old Style" w:hAnsi="Bookman Old Style"/>
          <w:color w:val="D73A49"/>
        </w:rPr>
        <w:t>=</w:t>
      </w:r>
      <w:r w:rsidRPr="00CD7412">
        <w:rPr>
          <w:rFonts w:ascii="Bookman Old Style" w:hAnsi="Bookman Old Style"/>
          <w:color w:val="24292E"/>
        </w:rPr>
        <w:t xml:space="preserve"> </w:t>
      </w:r>
      <w:r w:rsidRPr="00CD7412">
        <w:rPr>
          <w:rStyle w:val="pl-pds"/>
          <w:rFonts w:ascii="Bookman Old Style" w:hAnsi="Bookman Old Style"/>
          <w:color w:val="032F62"/>
        </w:rPr>
        <w:t>"</w:t>
      </w:r>
      <w:r w:rsidRPr="00CD7412">
        <w:rPr>
          <w:rStyle w:val="pl-s"/>
          <w:rFonts w:ascii="Bookman Old Style" w:hAnsi="Bookman Old Style"/>
          <w:color w:val="032F62"/>
        </w:rPr>
        <w:t>Python syntax highlighting</w:t>
      </w:r>
      <w:r w:rsidRPr="00CD7412">
        <w:rPr>
          <w:rStyle w:val="pl-pds"/>
          <w:rFonts w:ascii="Bookman Old Style" w:hAnsi="Bookman Old Style"/>
          <w:color w:val="032F62"/>
        </w:rPr>
        <w:t>"</w:t>
      </w:r>
    </w:p>
    <w:p w14:paraId="7F1FF6FD" w14:textId="77777777" w:rsidR="007F3D25" w:rsidRPr="00CD7412" w:rsidRDefault="007F3D25" w:rsidP="007F3D25">
      <w:pPr>
        <w:pStyle w:val="HTMLPreformatted"/>
        <w:shd w:val="clear" w:color="auto" w:fill="F6F8FA"/>
        <w:rPr>
          <w:rFonts w:ascii="Bookman Old Style" w:hAnsi="Bookman Old Style"/>
          <w:color w:val="24292E"/>
        </w:rPr>
      </w:pPr>
      <w:r w:rsidRPr="00CD7412">
        <w:rPr>
          <w:rStyle w:val="pl-c1"/>
          <w:rFonts w:ascii="Bookman Old Style" w:hAnsi="Bookman Old Style"/>
          <w:color w:val="005CC5"/>
        </w:rPr>
        <w:t>print</w:t>
      </w:r>
      <w:r w:rsidRPr="00CD7412">
        <w:rPr>
          <w:rFonts w:ascii="Bookman Old Style" w:hAnsi="Bookman Old Style"/>
          <w:color w:val="24292E"/>
        </w:rPr>
        <w:t xml:space="preserve"> s</w:t>
      </w:r>
    </w:p>
    <w:p w14:paraId="0853542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No language indicated, so no syntax highlighting in Markdown Here (varies on </w:t>
      </w:r>
      <w:proofErr w:type="spellStart"/>
      <w:r w:rsidRPr="00CD7412">
        <w:rPr>
          <w:rStyle w:val="HTMLCode"/>
          <w:rFonts w:ascii="Bookman Old Style" w:eastAsiaTheme="majorEastAsia" w:hAnsi="Bookman Old Style"/>
          <w:color w:val="24292E"/>
          <w:bdr w:val="none" w:sz="0" w:space="0" w:color="auto" w:frame="1"/>
        </w:rPr>
        <w:t>Github</w:t>
      </w:r>
      <w:proofErr w:type="spellEnd"/>
      <w:r w:rsidRPr="00CD7412">
        <w:rPr>
          <w:rStyle w:val="HTMLCode"/>
          <w:rFonts w:ascii="Bookman Old Style" w:eastAsiaTheme="majorEastAsia" w:hAnsi="Bookman Old Style"/>
          <w:color w:val="24292E"/>
          <w:bdr w:val="none" w:sz="0" w:space="0" w:color="auto" w:frame="1"/>
        </w:rPr>
        <w:t xml:space="preserve">). </w:t>
      </w:r>
    </w:p>
    <w:p w14:paraId="7FD11D6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But let's throw in a &lt;b&gt;tag&lt;/b&gt;.</w:t>
      </w:r>
    </w:p>
    <w:p w14:paraId="14612D0B"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8" w:name="user-content-tables"/>
      <w:bookmarkEnd w:id="8"/>
      <w:r w:rsidRPr="00CD7412">
        <w:rPr>
          <w:rFonts w:ascii="Bookman Old Style" w:hAnsi="Bookman Old Style" w:cs="Segoe UI"/>
          <w:color w:val="24292E"/>
        </w:rPr>
        <w:t>Tables</w:t>
      </w:r>
    </w:p>
    <w:p w14:paraId="6F09BCF6"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Tables aren't part of the core Markdown spec, but they are part of GFM and </w:t>
      </w:r>
      <w:r w:rsidRPr="00CD7412">
        <w:rPr>
          <w:rStyle w:val="Emphasis"/>
          <w:rFonts w:ascii="Bookman Old Style" w:hAnsi="Bookman Old Style" w:cs="Segoe UI"/>
          <w:color w:val="24292E"/>
        </w:rPr>
        <w:t>Markdown Here</w:t>
      </w:r>
      <w:r w:rsidRPr="00CD7412">
        <w:rPr>
          <w:rFonts w:ascii="Bookman Old Style" w:hAnsi="Bookman Old Style" w:cs="Segoe UI"/>
          <w:color w:val="24292E"/>
        </w:rPr>
        <w:t> supports them. They are an easy way of adding tables to your email -- a task that would otherwise require copy-pasting from another application.</w:t>
      </w:r>
    </w:p>
    <w:p w14:paraId="63A30B8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Colons can be used to align columns.</w:t>
      </w:r>
    </w:p>
    <w:p w14:paraId="00FDEBB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2848DC1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Tables        | Are           | Cool  |</w:t>
      </w:r>
    </w:p>
    <w:p w14:paraId="0E304DE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 |:-------------:| -----:|</w:t>
      </w:r>
    </w:p>
    <w:p w14:paraId="6E2A4DD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col 3 is      | right-aligned | $1600 |</w:t>
      </w:r>
    </w:p>
    <w:p w14:paraId="67F8C69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col 2 is      | centered      |   $12 |</w:t>
      </w:r>
    </w:p>
    <w:p w14:paraId="4DE6BDB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zebra stripes | are neat      |    $1 |</w:t>
      </w:r>
    </w:p>
    <w:p w14:paraId="2808AD7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6FF3402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There must be at least 3 dashes separating each header cell.</w:t>
      </w:r>
    </w:p>
    <w:p w14:paraId="61F0685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The outer pipes (|) are optional, and you don't need to make the </w:t>
      </w:r>
    </w:p>
    <w:p w14:paraId="5EE0961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raw Markdown line up prettily. You can also use inline Markdown.</w:t>
      </w:r>
    </w:p>
    <w:p w14:paraId="68EBF10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E8AD4F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Markdown | Less | Pretty</w:t>
      </w:r>
    </w:p>
    <w:p w14:paraId="6F17DFE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 --- | ---</w:t>
      </w:r>
    </w:p>
    <w:p w14:paraId="01F50C7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*Still* | `renders` | **nicely**</w:t>
      </w:r>
    </w:p>
    <w:p w14:paraId="30EBF49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1 | 2 | 3</w:t>
      </w:r>
    </w:p>
    <w:p w14:paraId="67132A02"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Colons can be used to align columns.</w:t>
      </w:r>
    </w:p>
    <w:tbl>
      <w:tblPr>
        <w:tblW w:w="10905" w:type="dxa"/>
        <w:tblCellMar>
          <w:top w:w="15" w:type="dxa"/>
          <w:left w:w="15" w:type="dxa"/>
          <w:bottom w:w="15" w:type="dxa"/>
          <w:right w:w="15" w:type="dxa"/>
        </w:tblCellMar>
        <w:tblLook w:val="04A0" w:firstRow="1" w:lastRow="0" w:firstColumn="1" w:lastColumn="0" w:noHBand="0" w:noVBand="1"/>
      </w:tblPr>
      <w:tblGrid>
        <w:gridCol w:w="4188"/>
        <w:gridCol w:w="4176"/>
        <w:gridCol w:w="2541"/>
      </w:tblGrid>
      <w:tr w:rsidR="007F3D25" w:rsidRPr="00CD7412" w14:paraId="34ED32FD" w14:textId="77777777" w:rsidTr="007F3D2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3F87CF" w14:textId="77777777" w:rsidR="007F3D25" w:rsidRPr="00CD7412" w:rsidRDefault="007F3D25">
            <w:pPr>
              <w:spacing w:after="240"/>
              <w:jc w:val="center"/>
              <w:rPr>
                <w:rFonts w:ascii="Bookman Old Style" w:hAnsi="Bookman Old Style" w:cs="Times New Roman"/>
                <w:b/>
                <w:bCs/>
              </w:rPr>
            </w:pPr>
            <w:r w:rsidRPr="00CD7412">
              <w:rPr>
                <w:rFonts w:ascii="Bookman Old Style" w:hAnsi="Bookman Old Style"/>
                <w:b/>
                <w:bCs/>
              </w:rPr>
              <w:t>Tables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49FE6B" w14:textId="77777777" w:rsidR="007F3D25" w:rsidRPr="00CD7412" w:rsidRDefault="007F3D25">
            <w:pPr>
              <w:spacing w:after="240"/>
              <w:jc w:val="center"/>
              <w:rPr>
                <w:rFonts w:ascii="Bookman Old Style" w:hAnsi="Bookman Old Style"/>
                <w:b/>
                <w:bCs/>
              </w:rPr>
            </w:pPr>
            <w:r w:rsidRPr="00CD7412">
              <w:rPr>
                <w:rFonts w:ascii="Bookman Old Style" w:hAnsi="Bookman Old Style"/>
                <w:b/>
                <w:bCs/>
              </w:rPr>
              <w:t>Are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B23021" w14:textId="77777777" w:rsidR="007F3D25" w:rsidRPr="00CD7412" w:rsidRDefault="007F3D25">
            <w:pPr>
              <w:spacing w:after="240"/>
              <w:jc w:val="right"/>
              <w:rPr>
                <w:rFonts w:ascii="Bookman Old Style" w:hAnsi="Bookman Old Style"/>
                <w:b/>
                <w:bCs/>
              </w:rPr>
            </w:pPr>
            <w:r w:rsidRPr="00CD7412">
              <w:rPr>
                <w:rFonts w:ascii="Bookman Old Style" w:hAnsi="Bookman Old Style"/>
                <w:b/>
                <w:bCs/>
              </w:rPr>
              <w:t>Cool</w:t>
            </w:r>
          </w:p>
        </w:tc>
      </w:tr>
      <w:tr w:rsidR="007F3D25" w:rsidRPr="00CD7412" w14:paraId="7F712D61" w14:textId="77777777" w:rsidTr="007F3D2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9D4F4" w14:textId="77777777" w:rsidR="007F3D25" w:rsidRPr="00CD7412" w:rsidRDefault="007F3D25">
            <w:pPr>
              <w:spacing w:after="240"/>
              <w:rPr>
                <w:rFonts w:ascii="Bookman Old Style" w:hAnsi="Bookman Old Style"/>
              </w:rPr>
            </w:pPr>
            <w:r w:rsidRPr="00CD7412">
              <w:rPr>
                <w:rFonts w:ascii="Bookman Old Style" w:hAnsi="Bookman Old Style"/>
              </w:rPr>
              <w:t>col 3 is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FB3B3A" w14:textId="77777777" w:rsidR="007F3D25" w:rsidRPr="00CD7412" w:rsidRDefault="007F3D25">
            <w:pPr>
              <w:spacing w:after="240"/>
              <w:jc w:val="center"/>
              <w:rPr>
                <w:rFonts w:ascii="Bookman Old Style" w:hAnsi="Bookman Old Style"/>
              </w:rPr>
            </w:pPr>
            <w:r w:rsidRPr="00CD7412">
              <w:rPr>
                <w:rFonts w:ascii="Bookman Old Style" w:hAnsi="Bookman Old Style"/>
              </w:rPr>
              <w:t>right-aligned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1C0ED0" w14:textId="77777777" w:rsidR="007F3D25" w:rsidRPr="00CD7412" w:rsidRDefault="007F3D25">
            <w:pPr>
              <w:spacing w:after="240"/>
              <w:jc w:val="right"/>
              <w:rPr>
                <w:rFonts w:ascii="Bookman Old Style" w:hAnsi="Bookman Old Style"/>
              </w:rPr>
            </w:pPr>
            <w:r w:rsidRPr="00CD7412">
              <w:rPr>
                <w:rFonts w:ascii="Bookman Old Style" w:hAnsi="Bookman Old Style"/>
              </w:rPr>
              <w:t>$1600</w:t>
            </w:r>
          </w:p>
        </w:tc>
      </w:tr>
      <w:tr w:rsidR="007F3D25" w:rsidRPr="00CD7412" w14:paraId="1E6EC171" w14:textId="77777777" w:rsidTr="007F3D2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E6F121" w14:textId="77777777" w:rsidR="007F3D25" w:rsidRPr="00CD7412" w:rsidRDefault="007F3D25">
            <w:pPr>
              <w:spacing w:after="240"/>
              <w:rPr>
                <w:rFonts w:ascii="Bookman Old Style" w:hAnsi="Bookman Old Style"/>
              </w:rPr>
            </w:pPr>
            <w:r w:rsidRPr="00CD7412">
              <w:rPr>
                <w:rFonts w:ascii="Bookman Old Style" w:hAnsi="Bookman Old Style"/>
              </w:rPr>
              <w:lastRenderedPageBreak/>
              <w:t>col 2 is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BD4173" w14:textId="77777777" w:rsidR="007F3D25" w:rsidRPr="00CD7412" w:rsidRDefault="007F3D25">
            <w:pPr>
              <w:spacing w:after="240"/>
              <w:jc w:val="center"/>
              <w:rPr>
                <w:rFonts w:ascii="Bookman Old Style" w:hAnsi="Bookman Old Style"/>
              </w:rPr>
            </w:pPr>
            <w:r w:rsidRPr="00CD7412">
              <w:rPr>
                <w:rFonts w:ascii="Bookman Old Style" w:hAnsi="Bookman Old Style"/>
              </w:rPr>
              <w:t>centered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84B70A" w14:textId="77777777" w:rsidR="007F3D25" w:rsidRPr="00CD7412" w:rsidRDefault="007F3D25">
            <w:pPr>
              <w:spacing w:after="240"/>
              <w:jc w:val="right"/>
              <w:rPr>
                <w:rFonts w:ascii="Bookman Old Style" w:hAnsi="Bookman Old Style"/>
              </w:rPr>
            </w:pPr>
            <w:r w:rsidRPr="00CD7412">
              <w:rPr>
                <w:rFonts w:ascii="Bookman Old Style" w:hAnsi="Bookman Old Style"/>
              </w:rPr>
              <w:t>$12</w:t>
            </w:r>
          </w:p>
        </w:tc>
      </w:tr>
      <w:tr w:rsidR="007F3D25" w:rsidRPr="00CD7412" w14:paraId="2056C4C3" w14:textId="77777777" w:rsidTr="007F3D2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FFD87B" w14:textId="77777777" w:rsidR="007F3D25" w:rsidRPr="00CD7412" w:rsidRDefault="007F3D25">
            <w:pPr>
              <w:spacing w:after="240"/>
              <w:rPr>
                <w:rFonts w:ascii="Bookman Old Style" w:hAnsi="Bookman Old Style"/>
              </w:rPr>
            </w:pPr>
            <w:r w:rsidRPr="00CD7412">
              <w:rPr>
                <w:rFonts w:ascii="Bookman Old Style" w:hAnsi="Bookman Old Style"/>
              </w:rPr>
              <w:t>zebra stripes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20A4A7" w14:textId="77777777" w:rsidR="007F3D25" w:rsidRPr="00CD7412" w:rsidRDefault="007F3D25">
            <w:pPr>
              <w:spacing w:after="240"/>
              <w:jc w:val="center"/>
              <w:rPr>
                <w:rFonts w:ascii="Bookman Old Style" w:hAnsi="Bookman Old Style"/>
              </w:rPr>
            </w:pPr>
            <w:r w:rsidRPr="00CD7412">
              <w:rPr>
                <w:rFonts w:ascii="Bookman Old Style" w:hAnsi="Bookman Old Style"/>
              </w:rPr>
              <w:t>are neat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595677" w14:textId="77777777" w:rsidR="007F3D25" w:rsidRPr="00CD7412" w:rsidRDefault="007F3D25">
            <w:pPr>
              <w:spacing w:after="240"/>
              <w:jc w:val="right"/>
              <w:rPr>
                <w:rFonts w:ascii="Bookman Old Style" w:hAnsi="Bookman Old Style"/>
              </w:rPr>
            </w:pPr>
            <w:r w:rsidRPr="00CD7412">
              <w:rPr>
                <w:rFonts w:ascii="Bookman Old Style" w:hAnsi="Bookman Old Style"/>
              </w:rPr>
              <w:t>$1</w:t>
            </w:r>
          </w:p>
        </w:tc>
      </w:tr>
    </w:tbl>
    <w:p w14:paraId="3BC722CA"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There must be at least 3 dashes separating each header cell. The outer pipes (|) are optional, and you don't need to make the raw Markdown line up prettily. You can also use inline Markdown.</w:t>
      </w:r>
    </w:p>
    <w:tbl>
      <w:tblPr>
        <w:tblW w:w="10905" w:type="dxa"/>
        <w:tblCellMar>
          <w:top w:w="15" w:type="dxa"/>
          <w:left w:w="15" w:type="dxa"/>
          <w:bottom w:w="15" w:type="dxa"/>
          <w:right w:w="15" w:type="dxa"/>
        </w:tblCellMar>
        <w:tblLook w:val="04A0" w:firstRow="1" w:lastRow="0" w:firstColumn="1" w:lastColumn="0" w:noHBand="0" w:noVBand="1"/>
      </w:tblPr>
      <w:tblGrid>
        <w:gridCol w:w="4503"/>
        <w:gridCol w:w="3247"/>
        <w:gridCol w:w="3155"/>
      </w:tblGrid>
      <w:tr w:rsidR="007F3D25" w:rsidRPr="00CD7412" w14:paraId="31420B01" w14:textId="77777777" w:rsidTr="007F3D2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8E70D4" w14:textId="77777777" w:rsidR="007F3D25" w:rsidRPr="00CD7412" w:rsidRDefault="007F3D25">
            <w:pPr>
              <w:spacing w:after="240"/>
              <w:jc w:val="center"/>
              <w:rPr>
                <w:rFonts w:ascii="Bookman Old Style" w:hAnsi="Bookman Old Style" w:cs="Times New Roman"/>
                <w:b/>
                <w:bCs/>
              </w:rPr>
            </w:pPr>
            <w:r w:rsidRPr="00CD7412">
              <w:rPr>
                <w:rFonts w:ascii="Bookman Old Style" w:hAnsi="Bookman Old Style"/>
                <w:b/>
                <w:bCs/>
              </w:rPr>
              <w:t>Markdown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8B5FDD" w14:textId="77777777" w:rsidR="007F3D25" w:rsidRPr="00CD7412" w:rsidRDefault="007F3D25">
            <w:pPr>
              <w:spacing w:after="240"/>
              <w:jc w:val="center"/>
              <w:rPr>
                <w:rFonts w:ascii="Bookman Old Style" w:hAnsi="Bookman Old Style"/>
                <w:b/>
                <w:bCs/>
              </w:rPr>
            </w:pPr>
            <w:r w:rsidRPr="00CD7412">
              <w:rPr>
                <w:rFonts w:ascii="Bookman Old Style" w:hAnsi="Bookman Old Style"/>
                <w:b/>
                <w:bCs/>
              </w:rPr>
              <w:t>Less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E97BDF" w14:textId="77777777" w:rsidR="007F3D25" w:rsidRPr="00CD7412" w:rsidRDefault="007F3D25">
            <w:pPr>
              <w:spacing w:after="240"/>
              <w:jc w:val="center"/>
              <w:rPr>
                <w:rFonts w:ascii="Bookman Old Style" w:hAnsi="Bookman Old Style"/>
                <w:b/>
                <w:bCs/>
              </w:rPr>
            </w:pPr>
            <w:r w:rsidRPr="00CD7412">
              <w:rPr>
                <w:rFonts w:ascii="Bookman Old Style" w:hAnsi="Bookman Old Style"/>
                <w:b/>
                <w:bCs/>
              </w:rPr>
              <w:t>Pretty</w:t>
            </w:r>
          </w:p>
        </w:tc>
      </w:tr>
      <w:tr w:rsidR="007F3D25" w:rsidRPr="00CD7412" w14:paraId="38AD0EB2" w14:textId="77777777" w:rsidTr="007F3D2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ACFBE8" w14:textId="77777777" w:rsidR="007F3D25" w:rsidRPr="00CD7412" w:rsidRDefault="007F3D25">
            <w:pPr>
              <w:spacing w:after="240"/>
              <w:rPr>
                <w:rFonts w:ascii="Bookman Old Style" w:hAnsi="Bookman Old Style"/>
              </w:rPr>
            </w:pPr>
            <w:r w:rsidRPr="00CD7412">
              <w:rPr>
                <w:rStyle w:val="Emphasis"/>
                <w:rFonts w:ascii="Bookman Old Style" w:hAnsi="Bookman Old Style"/>
              </w:rPr>
              <w:t>Still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48C542" w14:textId="77777777" w:rsidR="007F3D25" w:rsidRPr="00CD7412" w:rsidRDefault="007F3D25">
            <w:pPr>
              <w:spacing w:after="0"/>
              <w:rPr>
                <w:rFonts w:ascii="Bookman Old Style" w:hAnsi="Bookman Old Style"/>
              </w:rPr>
            </w:pPr>
            <w:r w:rsidRPr="00CD7412">
              <w:rPr>
                <w:rStyle w:val="HTMLCode"/>
                <w:rFonts w:ascii="Bookman Old Style" w:eastAsiaTheme="majorEastAsia" w:hAnsi="Bookman Old Style"/>
              </w:rPr>
              <w:t>renders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C41D84" w14:textId="77777777" w:rsidR="007F3D25" w:rsidRPr="00CD7412" w:rsidRDefault="007F3D25">
            <w:pPr>
              <w:rPr>
                <w:rFonts w:ascii="Bookman Old Style" w:hAnsi="Bookman Old Style"/>
              </w:rPr>
            </w:pPr>
            <w:r w:rsidRPr="00CD7412">
              <w:rPr>
                <w:rStyle w:val="Strong"/>
                <w:rFonts w:ascii="Bookman Old Style" w:hAnsi="Bookman Old Style"/>
              </w:rPr>
              <w:t>nicely</w:t>
            </w:r>
          </w:p>
        </w:tc>
      </w:tr>
      <w:tr w:rsidR="007F3D25" w:rsidRPr="00CD7412" w14:paraId="6437A8D1" w14:textId="77777777" w:rsidTr="007F3D2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199E4A" w14:textId="77777777" w:rsidR="007F3D25" w:rsidRPr="00CD7412" w:rsidRDefault="007F3D25">
            <w:pPr>
              <w:rPr>
                <w:rFonts w:ascii="Bookman Old Style" w:hAnsi="Bookman Old Style"/>
              </w:rPr>
            </w:pPr>
            <w:r w:rsidRPr="00CD7412">
              <w:rPr>
                <w:rFonts w:ascii="Bookman Old Style" w:hAnsi="Bookman Old Style"/>
              </w:rPr>
              <w:t>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DA5C6B" w14:textId="77777777" w:rsidR="007F3D25" w:rsidRPr="00CD7412" w:rsidRDefault="007F3D25">
            <w:pPr>
              <w:rPr>
                <w:rFonts w:ascii="Bookman Old Style" w:hAnsi="Bookman Old Style"/>
              </w:rPr>
            </w:pPr>
            <w:r w:rsidRPr="00CD7412">
              <w:rPr>
                <w:rFonts w:ascii="Bookman Old Style" w:hAnsi="Bookman Old Style"/>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183F0D" w14:textId="77777777" w:rsidR="007F3D25" w:rsidRPr="00CD7412" w:rsidRDefault="007F3D25">
            <w:pPr>
              <w:rPr>
                <w:rFonts w:ascii="Bookman Old Style" w:hAnsi="Bookman Old Style"/>
              </w:rPr>
            </w:pPr>
            <w:r w:rsidRPr="00CD7412">
              <w:rPr>
                <w:rFonts w:ascii="Bookman Old Style" w:hAnsi="Bookman Old Style"/>
              </w:rPr>
              <w:t>3</w:t>
            </w:r>
          </w:p>
        </w:tc>
      </w:tr>
    </w:tbl>
    <w:p w14:paraId="465444A0"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9" w:name="user-content-blockquotes"/>
      <w:bookmarkEnd w:id="9"/>
      <w:r w:rsidRPr="00CD7412">
        <w:rPr>
          <w:rFonts w:ascii="Bookman Old Style" w:hAnsi="Bookman Old Style" w:cs="Segoe UI"/>
          <w:color w:val="24292E"/>
        </w:rPr>
        <w:t>Blockquotes</w:t>
      </w:r>
    </w:p>
    <w:p w14:paraId="29D97AC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&gt; Blockquotes are very handy in email to emulate reply text.</w:t>
      </w:r>
    </w:p>
    <w:p w14:paraId="1747F72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&gt; This line is part of the same quote.</w:t>
      </w:r>
    </w:p>
    <w:p w14:paraId="3EE1DC0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79C3B7B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Quote break.</w:t>
      </w:r>
    </w:p>
    <w:p w14:paraId="646C9F6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62C393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&gt; This is a very long line that will still be quoted properly when it wraps. Oh boy let's keep writing to make sure this is long enough to actually wrap for everyone. Oh, you can *put* **Markdown** into a blockquote. </w:t>
      </w:r>
    </w:p>
    <w:p w14:paraId="599BC40D" w14:textId="77777777" w:rsidR="007F3D25" w:rsidRPr="00CD7412" w:rsidRDefault="007F3D25" w:rsidP="007F3D25">
      <w:pPr>
        <w:pStyle w:val="NormalWeb"/>
        <w:shd w:val="clear" w:color="auto" w:fill="FFFFFF"/>
        <w:spacing w:before="0" w:beforeAutospacing="0" w:after="0" w:afterAutospacing="0"/>
        <w:rPr>
          <w:rFonts w:ascii="Bookman Old Style" w:hAnsi="Bookman Old Style" w:cs="Segoe UI"/>
          <w:color w:val="6A737D"/>
        </w:rPr>
      </w:pPr>
      <w:r w:rsidRPr="00CD7412">
        <w:rPr>
          <w:rFonts w:ascii="Bookman Old Style" w:hAnsi="Bookman Old Style" w:cs="Segoe UI"/>
          <w:color w:val="6A737D"/>
        </w:rPr>
        <w:t>Blockquotes are very handy in email to emulate reply text. This line is part of the same quote.</w:t>
      </w:r>
    </w:p>
    <w:p w14:paraId="47BD1518"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Quote break.</w:t>
      </w:r>
    </w:p>
    <w:p w14:paraId="3BDF028D" w14:textId="77777777" w:rsidR="007F3D25" w:rsidRPr="00CD7412" w:rsidRDefault="007F3D25" w:rsidP="007F3D25">
      <w:pPr>
        <w:pStyle w:val="NormalWeb"/>
        <w:shd w:val="clear" w:color="auto" w:fill="FFFFFF"/>
        <w:spacing w:before="0" w:beforeAutospacing="0" w:after="0" w:afterAutospacing="0"/>
        <w:rPr>
          <w:rFonts w:ascii="Bookman Old Style" w:hAnsi="Bookman Old Style" w:cs="Segoe UI"/>
          <w:color w:val="6A737D"/>
        </w:rPr>
      </w:pPr>
      <w:r w:rsidRPr="00CD7412">
        <w:rPr>
          <w:rFonts w:ascii="Bookman Old Style" w:hAnsi="Bookman Old Style" w:cs="Segoe UI"/>
          <w:color w:val="6A737D"/>
        </w:rPr>
        <w:t>This is a very long line that will still be quoted properly when it wraps. Oh boy let's keep writing to make sure this is long enough to actually wrap for everyone. Oh, you can </w:t>
      </w:r>
      <w:r w:rsidRPr="00CD7412">
        <w:rPr>
          <w:rStyle w:val="Emphasis"/>
          <w:rFonts w:ascii="Bookman Old Style" w:hAnsi="Bookman Old Style" w:cs="Segoe UI"/>
          <w:color w:val="6A737D"/>
        </w:rPr>
        <w:t>put</w:t>
      </w:r>
      <w:r w:rsidRPr="00CD7412">
        <w:rPr>
          <w:rFonts w:ascii="Bookman Old Style" w:hAnsi="Bookman Old Style" w:cs="Segoe UI"/>
          <w:color w:val="6A737D"/>
        </w:rPr>
        <w:t> </w:t>
      </w:r>
      <w:r w:rsidRPr="00CD7412">
        <w:rPr>
          <w:rStyle w:val="Strong"/>
          <w:rFonts w:ascii="Bookman Old Style" w:hAnsi="Bookman Old Style" w:cs="Segoe UI"/>
          <w:color w:val="6A737D"/>
        </w:rPr>
        <w:t>Markdown</w:t>
      </w:r>
      <w:r w:rsidRPr="00CD7412">
        <w:rPr>
          <w:rFonts w:ascii="Bookman Old Style" w:hAnsi="Bookman Old Style" w:cs="Segoe UI"/>
          <w:color w:val="6A737D"/>
        </w:rPr>
        <w:t> into a blockquote.</w:t>
      </w:r>
    </w:p>
    <w:p w14:paraId="7571A3FA"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10" w:name="user-content-html"/>
      <w:bookmarkEnd w:id="10"/>
      <w:r w:rsidRPr="00CD7412">
        <w:rPr>
          <w:rFonts w:ascii="Bookman Old Style" w:hAnsi="Bookman Old Style" w:cs="Segoe UI"/>
          <w:color w:val="24292E"/>
        </w:rPr>
        <w:t>Inline HTML</w:t>
      </w:r>
    </w:p>
    <w:p w14:paraId="23AC95F9"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You can also use raw HTML in your Markdown, and it'll mostly work pretty well.</w:t>
      </w:r>
    </w:p>
    <w:p w14:paraId="2F02378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&lt;dl&gt;</w:t>
      </w:r>
    </w:p>
    <w:p w14:paraId="0318966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&lt;dt&gt;Definition list&lt;/dt&gt;</w:t>
      </w:r>
    </w:p>
    <w:p w14:paraId="614F946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&lt;dd&gt;Is something people use sometimes.&lt;/dd&gt;</w:t>
      </w:r>
    </w:p>
    <w:p w14:paraId="44FD5E8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4721595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&lt;dt&gt;Markdown in HTML&lt;/dt&gt;</w:t>
      </w:r>
    </w:p>
    <w:p w14:paraId="656CF35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xml:space="preserve">  &lt;dd&gt;Does *not* work **very** well. Use HTML &lt;</w:t>
      </w:r>
      <w:proofErr w:type="spellStart"/>
      <w:r w:rsidRPr="00CD7412">
        <w:rPr>
          <w:rStyle w:val="HTMLCode"/>
          <w:rFonts w:ascii="Bookman Old Style" w:eastAsiaTheme="majorEastAsia" w:hAnsi="Bookman Old Style"/>
          <w:color w:val="24292E"/>
          <w:bdr w:val="none" w:sz="0" w:space="0" w:color="auto" w:frame="1"/>
        </w:rPr>
        <w:t>em</w:t>
      </w:r>
      <w:proofErr w:type="spellEnd"/>
      <w:r w:rsidRPr="00CD7412">
        <w:rPr>
          <w:rStyle w:val="HTMLCode"/>
          <w:rFonts w:ascii="Bookman Old Style" w:eastAsiaTheme="majorEastAsia" w:hAnsi="Bookman Old Style"/>
          <w:color w:val="24292E"/>
          <w:bdr w:val="none" w:sz="0" w:space="0" w:color="auto" w:frame="1"/>
        </w:rPr>
        <w:t>&gt;tags&lt;/</w:t>
      </w:r>
      <w:proofErr w:type="spellStart"/>
      <w:r w:rsidRPr="00CD7412">
        <w:rPr>
          <w:rStyle w:val="HTMLCode"/>
          <w:rFonts w:ascii="Bookman Old Style" w:eastAsiaTheme="majorEastAsia" w:hAnsi="Bookman Old Style"/>
          <w:color w:val="24292E"/>
          <w:bdr w:val="none" w:sz="0" w:space="0" w:color="auto" w:frame="1"/>
        </w:rPr>
        <w:t>em</w:t>
      </w:r>
      <w:proofErr w:type="spellEnd"/>
      <w:r w:rsidRPr="00CD7412">
        <w:rPr>
          <w:rStyle w:val="HTMLCode"/>
          <w:rFonts w:ascii="Bookman Old Style" w:eastAsiaTheme="majorEastAsia" w:hAnsi="Bookman Old Style"/>
          <w:color w:val="24292E"/>
          <w:bdr w:val="none" w:sz="0" w:space="0" w:color="auto" w:frame="1"/>
        </w:rPr>
        <w:t>&gt;.&lt;/dd&gt;</w:t>
      </w:r>
    </w:p>
    <w:p w14:paraId="1FC0F65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&lt;/dl&gt;</w:t>
      </w:r>
    </w:p>
    <w:p w14:paraId="48B6A931" w14:textId="77777777" w:rsidR="007F3D25" w:rsidRPr="00CD7412" w:rsidRDefault="007F3D25" w:rsidP="007F3D25">
      <w:pPr>
        <w:shd w:val="clear" w:color="auto" w:fill="FFFFFF"/>
        <w:spacing w:before="240"/>
        <w:rPr>
          <w:rFonts w:ascii="Bookman Old Style" w:hAnsi="Bookman Old Style" w:cs="Segoe UI"/>
          <w:b/>
          <w:bCs/>
          <w:i/>
          <w:iCs/>
          <w:color w:val="24292E"/>
        </w:rPr>
      </w:pPr>
      <w:r w:rsidRPr="00CD7412">
        <w:rPr>
          <w:rFonts w:ascii="Bookman Old Style" w:hAnsi="Bookman Old Style" w:cs="Segoe UI"/>
          <w:b/>
          <w:bCs/>
          <w:i/>
          <w:iCs/>
          <w:color w:val="24292E"/>
        </w:rPr>
        <w:lastRenderedPageBreak/>
        <w:t>Definition list</w:t>
      </w:r>
    </w:p>
    <w:p w14:paraId="22858AE1" w14:textId="77777777" w:rsidR="007F3D25" w:rsidRPr="00CD7412" w:rsidRDefault="007F3D25" w:rsidP="007F3D25">
      <w:pPr>
        <w:shd w:val="clear" w:color="auto" w:fill="FFFFFF"/>
        <w:spacing w:after="240"/>
        <w:ind w:left="720"/>
        <w:rPr>
          <w:rFonts w:ascii="Bookman Old Style" w:hAnsi="Bookman Old Style" w:cs="Segoe UI"/>
          <w:color w:val="24292E"/>
        </w:rPr>
      </w:pPr>
      <w:r w:rsidRPr="00CD7412">
        <w:rPr>
          <w:rFonts w:ascii="Bookman Old Style" w:hAnsi="Bookman Old Style" w:cs="Segoe UI"/>
          <w:color w:val="24292E"/>
        </w:rPr>
        <w:t>Is something people use sometimes.</w:t>
      </w:r>
    </w:p>
    <w:p w14:paraId="782D978D" w14:textId="77777777" w:rsidR="007F3D25" w:rsidRPr="00CD7412" w:rsidRDefault="007F3D25" w:rsidP="007F3D25">
      <w:pPr>
        <w:shd w:val="clear" w:color="auto" w:fill="FFFFFF"/>
        <w:spacing w:before="240" w:after="0"/>
        <w:rPr>
          <w:rFonts w:ascii="Bookman Old Style" w:hAnsi="Bookman Old Style" w:cs="Segoe UI"/>
          <w:b/>
          <w:bCs/>
          <w:i/>
          <w:iCs/>
          <w:color w:val="24292E"/>
        </w:rPr>
      </w:pPr>
      <w:r w:rsidRPr="00CD7412">
        <w:rPr>
          <w:rFonts w:ascii="Bookman Old Style" w:hAnsi="Bookman Old Style" w:cs="Segoe UI"/>
          <w:b/>
          <w:bCs/>
          <w:i/>
          <w:iCs/>
          <w:color w:val="24292E"/>
        </w:rPr>
        <w:t>Markdown in HTML</w:t>
      </w:r>
    </w:p>
    <w:p w14:paraId="081BF6CF" w14:textId="77777777" w:rsidR="007F3D25" w:rsidRPr="00CD7412" w:rsidRDefault="007F3D25" w:rsidP="007F3D25">
      <w:pPr>
        <w:shd w:val="clear" w:color="auto" w:fill="FFFFFF"/>
        <w:spacing w:after="240"/>
        <w:ind w:left="720"/>
        <w:rPr>
          <w:rFonts w:ascii="Bookman Old Style" w:hAnsi="Bookman Old Style" w:cs="Segoe UI"/>
          <w:color w:val="24292E"/>
        </w:rPr>
      </w:pPr>
      <w:r w:rsidRPr="00CD7412">
        <w:rPr>
          <w:rFonts w:ascii="Bookman Old Style" w:hAnsi="Bookman Old Style" w:cs="Segoe UI"/>
          <w:color w:val="24292E"/>
        </w:rPr>
        <w:t>Does *not* work **very** well. Use HTML </w:t>
      </w:r>
      <w:r w:rsidRPr="00CD7412">
        <w:rPr>
          <w:rStyle w:val="Emphasis"/>
          <w:rFonts w:ascii="Bookman Old Style" w:hAnsi="Bookman Old Style" w:cs="Segoe UI"/>
          <w:color w:val="24292E"/>
        </w:rPr>
        <w:t>tags</w:t>
      </w:r>
      <w:r w:rsidRPr="00CD7412">
        <w:rPr>
          <w:rFonts w:ascii="Bookman Old Style" w:hAnsi="Bookman Old Style" w:cs="Segoe UI"/>
          <w:color w:val="24292E"/>
        </w:rPr>
        <w:t>.</w:t>
      </w:r>
    </w:p>
    <w:p w14:paraId="33D81CF8"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11" w:name="user-content-hr"/>
      <w:bookmarkEnd w:id="11"/>
      <w:r w:rsidRPr="00CD7412">
        <w:rPr>
          <w:rFonts w:ascii="Bookman Old Style" w:hAnsi="Bookman Old Style" w:cs="Segoe UI"/>
          <w:color w:val="24292E"/>
        </w:rPr>
        <w:t>Horizontal Rule</w:t>
      </w:r>
    </w:p>
    <w:p w14:paraId="04DC31A9"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Three or more...</w:t>
      </w:r>
    </w:p>
    <w:p w14:paraId="0E69D28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0CBE260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75C517EE"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2533F34F"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Hyphens</w:t>
      </w:r>
    </w:p>
    <w:p w14:paraId="5509DC43"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7653E9E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w:t>
      </w:r>
    </w:p>
    <w:p w14:paraId="0C403A0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6FED79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Asterisks</w:t>
      </w:r>
    </w:p>
    <w:p w14:paraId="49A091EB"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300ABFB6"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___</w:t>
      </w:r>
    </w:p>
    <w:p w14:paraId="27696CB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27C0917"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Underscores</w:t>
      </w:r>
    </w:p>
    <w:p w14:paraId="3B7566B6"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Three or more...</w:t>
      </w:r>
    </w:p>
    <w:p w14:paraId="21F2262A" w14:textId="77777777" w:rsidR="007F3D25" w:rsidRPr="00CD7412" w:rsidRDefault="004714D6" w:rsidP="007F3D25">
      <w:pPr>
        <w:shd w:val="clear" w:color="auto" w:fill="FFFFFF"/>
        <w:spacing w:before="360" w:after="360"/>
        <w:rPr>
          <w:rFonts w:ascii="Bookman Old Style" w:hAnsi="Bookman Old Style" w:cs="Segoe UI"/>
          <w:color w:val="24292E"/>
        </w:rPr>
      </w:pPr>
      <w:r>
        <w:rPr>
          <w:rFonts w:ascii="Bookman Old Style" w:hAnsi="Bookman Old Style" w:cs="Segoe UI"/>
          <w:color w:val="24292E"/>
        </w:rPr>
        <w:pict w14:anchorId="7F730A9E">
          <v:rect id="_x0000_i1027" style="width:0;height:3pt" o:hralign="center" o:hrstd="t" o:hr="t" fillcolor="#a0a0a0" stroked="f"/>
        </w:pict>
      </w:r>
    </w:p>
    <w:p w14:paraId="61AEEF20"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Hyphens</w:t>
      </w:r>
    </w:p>
    <w:p w14:paraId="0F187E9D" w14:textId="77777777" w:rsidR="007F3D25" w:rsidRPr="00CD7412" w:rsidRDefault="004714D6" w:rsidP="007F3D25">
      <w:pPr>
        <w:shd w:val="clear" w:color="auto" w:fill="FFFFFF"/>
        <w:spacing w:before="360" w:after="360"/>
        <w:rPr>
          <w:rFonts w:ascii="Bookman Old Style" w:hAnsi="Bookman Old Style" w:cs="Segoe UI"/>
          <w:color w:val="24292E"/>
        </w:rPr>
      </w:pPr>
      <w:r>
        <w:rPr>
          <w:rFonts w:ascii="Bookman Old Style" w:hAnsi="Bookman Old Style" w:cs="Segoe UI"/>
          <w:color w:val="24292E"/>
        </w:rPr>
        <w:pict w14:anchorId="7B6B5A76">
          <v:rect id="_x0000_i1028" style="width:0;height:3pt" o:hralign="center" o:hrstd="t" o:hr="t" fillcolor="#a0a0a0" stroked="f"/>
        </w:pict>
      </w:r>
    </w:p>
    <w:p w14:paraId="39BDF44C"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Asterisks</w:t>
      </w:r>
    </w:p>
    <w:p w14:paraId="4751E857" w14:textId="77777777" w:rsidR="007F3D25" w:rsidRPr="00CD7412" w:rsidRDefault="004714D6" w:rsidP="007F3D25">
      <w:pPr>
        <w:shd w:val="clear" w:color="auto" w:fill="FFFFFF"/>
        <w:spacing w:before="360" w:after="360"/>
        <w:rPr>
          <w:rFonts w:ascii="Bookman Old Style" w:hAnsi="Bookman Old Style" w:cs="Segoe UI"/>
          <w:color w:val="24292E"/>
        </w:rPr>
      </w:pPr>
      <w:r>
        <w:rPr>
          <w:rFonts w:ascii="Bookman Old Style" w:hAnsi="Bookman Old Style" w:cs="Segoe UI"/>
          <w:color w:val="24292E"/>
        </w:rPr>
        <w:pict w14:anchorId="607A65DD">
          <v:rect id="_x0000_i1029" style="width:0;height:3pt" o:hralign="center" o:hrstd="t" o:hr="t" fillcolor="#a0a0a0" stroked="f"/>
        </w:pict>
      </w:r>
    </w:p>
    <w:p w14:paraId="2C4B3E8D"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Underscores</w:t>
      </w:r>
    </w:p>
    <w:p w14:paraId="5DAB851B"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12" w:name="user-content-lines"/>
      <w:bookmarkEnd w:id="12"/>
      <w:r w:rsidRPr="00CD7412">
        <w:rPr>
          <w:rFonts w:ascii="Bookman Old Style" w:hAnsi="Bookman Old Style" w:cs="Segoe UI"/>
          <w:color w:val="24292E"/>
        </w:rPr>
        <w:t>Line Breaks</w:t>
      </w:r>
    </w:p>
    <w:p w14:paraId="181E4D81"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My basic recommendation for learning how line breaks work is to experiment and discover -- hit &lt;Enter&gt; once (i.e., insert one newline), then hit it twice (i.e., insert two newlines), see what happens. You'll soon learn to get what you want. "Markdown Toggle" is your friend.</w:t>
      </w:r>
    </w:p>
    <w:p w14:paraId="5D900888"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Here are some things to try out:</w:t>
      </w:r>
    </w:p>
    <w:p w14:paraId="79A42BDC"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Here's a line for us to start with.</w:t>
      </w:r>
    </w:p>
    <w:p w14:paraId="2A338AB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165C4DD8"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This line is separated from the one above by two newlines, so it will be a *separate paragraph*.</w:t>
      </w:r>
    </w:p>
    <w:p w14:paraId="6E230B04"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p>
    <w:p w14:paraId="516A9775"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lastRenderedPageBreak/>
        <w:t>This line is also a separate paragraph, but...</w:t>
      </w:r>
    </w:p>
    <w:p w14:paraId="014138DA"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This line is only separated by a single newline, so it's a separate line in the *same paragraph*.</w:t>
      </w:r>
    </w:p>
    <w:p w14:paraId="3E2EB267"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Here's a line for us to start with.</w:t>
      </w:r>
    </w:p>
    <w:p w14:paraId="207EDD88"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This line is separated from the one above by two newlines, so it will be a </w:t>
      </w:r>
      <w:r w:rsidRPr="00CD7412">
        <w:rPr>
          <w:rStyle w:val="Emphasis"/>
          <w:rFonts w:ascii="Bookman Old Style" w:hAnsi="Bookman Old Style" w:cs="Segoe UI"/>
          <w:color w:val="24292E"/>
        </w:rPr>
        <w:t>separate paragraph</w:t>
      </w:r>
      <w:r w:rsidRPr="00CD7412">
        <w:rPr>
          <w:rFonts w:ascii="Bookman Old Style" w:hAnsi="Bookman Old Style" w:cs="Segoe UI"/>
          <w:color w:val="24292E"/>
        </w:rPr>
        <w:t>.</w:t>
      </w:r>
    </w:p>
    <w:p w14:paraId="3E056D9E"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This line is also begins a separate paragraph, but...</w:t>
      </w:r>
      <w:r w:rsidRPr="00CD7412">
        <w:rPr>
          <w:rFonts w:ascii="Bookman Old Style" w:hAnsi="Bookman Old Style" w:cs="Segoe UI"/>
          <w:color w:val="24292E"/>
        </w:rPr>
        <w:br/>
        <w:t>This line is only separated by a single newline, so it's a separate line in the </w:t>
      </w:r>
      <w:r w:rsidRPr="00CD7412">
        <w:rPr>
          <w:rStyle w:val="Emphasis"/>
          <w:rFonts w:ascii="Bookman Old Style" w:hAnsi="Bookman Old Style" w:cs="Segoe UI"/>
          <w:color w:val="24292E"/>
        </w:rPr>
        <w:t>same paragraph</w:t>
      </w:r>
      <w:r w:rsidRPr="00CD7412">
        <w:rPr>
          <w:rFonts w:ascii="Bookman Old Style" w:hAnsi="Bookman Old Style" w:cs="Segoe UI"/>
          <w:color w:val="24292E"/>
        </w:rPr>
        <w:t>.</w:t>
      </w:r>
    </w:p>
    <w:p w14:paraId="714B1D9D"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(Technical note: </w:t>
      </w:r>
      <w:r w:rsidRPr="00CD7412">
        <w:rPr>
          <w:rStyle w:val="Emphasis"/>
          <w:rFonts w:ascii="Bookman Old Style" w:hAnsi="Bookman Old Style" w:cs="Segoe UI"/>
          <w:color w:val="24292E"/>
        </w:rPr>
        <w:t>Markdown Here</w:t>
      </w:r>
      <w:r w:rsidRPr="00CD7412">
        <w:rPr>
          <w:rFonts w:ascii="Bookman Old Style" w:hAnsi="Bookman Old Style" w:cs="Segoe UI"/>
          <w:color w:val="24292E"/>
        </w:rPr>
        <w:t> uses GFM line breaks, so there's no need to use MD's two-space line breaks.)</w:t>
      </w:r>
    </w:p>
    <w:p w14:paraId="69BBFA5B" w14:textId="77777777" w:rsidR="007F3D25" w:rsidRPr="00CD7412" w:rsidRDefault="007F3D25" w:rsidP="007F3D25">
      <w:pPr>
        <w:pStyle w:val="Heading2"/>
        <w:pBdr>
          <w:bottom w:val="single" w:sz="6" w:space="4" w:color="EAECEF"/>
        </w:pBdr>
        <w:shd w:val="clear" w:color="auto" w:fill="FFFFFF"/>
        <w:spacing w:before="360" w:beforeAutospacing="0" w:after="240" w:afterAutospacing="0"/>
        <w:rPr>
          <w:rFonts w:ascii="Bookman Old Style" w:hAnsi="Bookman Old Style" w:cs="Segoe UI"/>
          <w:color w:val="24292E"/>
        </w:rPr>
      </w:pPr>
      <w:bookmarkStart w:id="13" w:name="user-content-videos"/>
      <w:bookmarkEnd w:id="13"/>
      <w:r w:rsidRPr="00CD7412">
        <w:rPr>
          <w:rFonts w:ascii="Bookman Old Style" w:hAnsi="Bookman Old Style" w:cs="Segoe UI"/>
          <w:color w:val="24292E"/>
        </w:rPr>
        <w:t>YouTube Videos</w:t>
      </w:r>
    </w:p>
    <w:p w14:paraId="6B806BAB"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They can't be added directly but you can add an image with a link to the video like this:</w:t>
      </w:r>
    </w:p>
    <w:p w14:paraId="38AF6D91"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&lt;a href="http://www.youtube.com/watch?feature=player_embedded&amp;v=YOUTUBE_VIDEO_ID_HERE</w:t>
      </w:r>
    </w:p>
    <w:p w14:paraId="3D0B23A0"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 target="_blank"&gt;&lt;</w:t>
      </w:r>
      <w:proofErr w:type="spellStart"/>
      <w:r w:rsidRPr="00CD7412">
        <w:rPr>
          <w:rStyle w:val="HTMLCode"/>
          <w:rFonts w:ascii="Bookman Old Style" w:eastAsiaTheme="majorEastAsia" w:hAnsi="Bookman Old Style"/>
          <w:color w:val="24292E"/>
          <w:bdr w:val="none" w:sz="0" w:space="0" w:color="auto" w:frame="1"/>
        </w:rPr>
        <w:t>img</w:t>
      </w:r>
      <w:proofErr w:type="spellEnd"/>
      <w:r w:rsidRPr="00CD7412">
        <w:rPr>
          <w:rStyle w:val="HTMLCode"/>
          <w:rFonts w:ascii="Bookman Old Style" w:eastAsiaTheme="majorEastAsia" w:hAnsi="Bookman Old Style"/>
          <w:color w:val="24292E"/>
          <w:bdr w:val="none" w:sz="0" w:space="0" w:color="auto" w:frame="1"/>
        </w:rPr>
        <w:t xml:space="preserve"> </w:t>
      </w:r>
      <w:proofErr w:type="spellStart"/>
      <w:r w:rsidRPr="00CD7412">
        <w:rPr>
          <w:rStyle w:val="HTMLCode"/>
          <w:rFonts w:ascii="Bookman Old Style" w:eastAsiaTheme="majorEastAsia" w:hAnsi="Bookman Old Style"/>
          <w:color w:val="24292E"/>
          <w:bdr w:val="none" w:sz="0" w:space="0" w:color="auto" w:frame="1"/>
        </w:rPr>
        <w:t>src</w:t>
      </w:r>
      <w:proofErr w:type="spellEnd"/>
      <w:r w:rsidRPr="00CD7412">
        <w:rPr>
          <w:rStyle w:val="HTMLCode"/>
          <w:rFonts w:ascii="Bookman Old Style" w:eastAsiaTheme="majorEastAsia" w:hAnsi="Bookman Old Style"/>
          <w:color w:val="24292E"/>
          <w:bdr w:val="none" w:sz="0" w:space="0" w:color="auto" w:frame="1"/>
        </w:rPr>
        <w:t xml:space="preserve">="http://img.youtube.com/vi/YOUTUBE_VIDEO_ID_HERE/0.jpg" </w:t>
      </w:r>
    </w:p>
    <w:p w14:paraId="6F6283B2"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alt="IMAGE ALT TEXT HERE" width="240" height="180" border="10" /&gt;&lt;/a&gt;</w:t>
      </w:r>
    </w:p>
    <w:p w14:paraId="316323F3"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Or, in pure Markdown, but losing the image sizing and border:</w:t>
      </w:r>
    </w:p>
    <w:p w14:paraId="4366E47D" w14:textId="77777777" w:rsidR="007F3D25" w:rsidRPr="00CD7412" w:rsidRDefault="007F3D25" w:rsidP="007F3D25">
      <w:pPr>
        <w:pStyle w:val="HTMLPreformatted"/>
        <w:shd w:val="clear" w:color="auto" w:fill="F6F8FA"/>
        <w:rPr>
          <w:rStyle w:val="HTMLCode"/>
          <w:rFonts w:ascii="Bookman Old Style" w:eastAsiaTheme="majorEastAsia" w:hAnsi="Bookman Old Style"/>
          <w:color w:val="24292E"/>
          <w:bdr w:val="none" w:sz="0" w:space="0" w:color="auto" w:frame="1"/>
        </w:rPr>
      </w:pPr>
      <w:r w:rsidRPr="00CD7412">
        <w:rPr>
          <w:rStyle w:val="HTMLCode"/>
          <w:rFonts w:ascii="Bookman Old Style" w:eastAsiaTheme="majorEastAsia" w:hAnsi="Bookman Old Style"/>
          <w:color w:val="24292E"/>
          <w:bdr w:val="none" w:sz="0" w:space="0" w:color="auto" w:frame="1"/>
        </w:rPr>
        <w:t>[![IMAGE ALT TEXT HERE](http://img.youtube.com/vi/YOUTUBE_VIDEO_ID_HERE/0.jpg)](http://www.youtube.com/watch?v=YOUTUBE_VIDEO_ID_HERE)</w:t>
      </w:r>
    </w:p>
    <w:p w14:paraId="5D5866A0" w14:textId="77777777" w:rsidR="007F3D25" w:rsidRPr="00CD7412" w:rsidRDefault="007F3D25" w:rsidP="007F3D25">
      <w:pPr>
        <w:pStyle w:val="NormalWeb"/>
        <w:shd w:val="clear" w:color="auto" w:fill="FFFFFF"/>
        <w:spacing w:before="0" w:beforeAutospacing="0" w:after="240" w:afterAutospacing="0"/>
        <w:rPr>
          <w:rFonts w:ascii="Bookman Old Style" w:hAnsi="Bookman Old Style" w:cs="Segoe UI"/>
          <w:color w:val="24292E"/>
        </w:rPr>
      </w:pPr>
      <w:r w:rsidRPr="00CD7412">
        <w:rPr>
          <w:rFonts w:ascii="Bookman Old Style" w:hAnsi="Bookman Old Style" w:cs="Segoe UI"/>
          <w:color w:val="24292E"/>
        </w:rPr>
        <w:t>Referencing a bug by #</w:t>
      </w:r>
      <w:proofErr w:type="spellStart"/>
      <w:r w:rsidRPr="00CD7412">
        <w:rPr>
          <w:rFonts w:ascii="Bookman Old Style" w:hAnsi="Bookman Old Style" w:cs="Segoe UI"/>
          <w:color w:val="24292E"/>
        </w:rPr>
        <w:t>bugID</w:t>
      </w:r>
      <w:proofErr w:type="spellEnd"/>
      <w:r w:rsidRPr="00CD7412">
        <w:rPr>
          <w:rFonts w:ascii="Bookman Old Style" w:hAnsi="Bookman Old Style" w:cs="Segoe UI"/>
          <w:color w:val="24292E"/>
        </w:rPr>
        <w:t xml:space="preserve"> in your git commit links it to the slip. For example #1.</w:t>
      </w:r>
    </w:p>
    <w:p w14:paraId="2365F273" w14:textId="77777777" w:rsidR="007F3D25" w:rsidRPr="00CD7412" w:rsidRDefault="004714D6" w:rsidP="007F3D25">
      <w:pPr>
        <w:shd w:val="clear" w:color="auto" w:fill="FFFFFF"/>
        <w:spacing w:before="360" w:after="360"/>
        <w:rPr>
          <w:rFonts w:ascii="Bookman Old Style" w:hAnsi="Bookman Old Style" w:cs="Segoe UI"/>
          <w:color w:val="24292E"/>
        </w:rPr>
      </w:pPr>
      <w:r>
        <w:rPr>
          <w:rFonts w:ascii="Bookman Old Style" w:hAnsi="Bookman Old Style" w:cs="Segoe UI"/>
          <w:color w:val="24292E"/>
        </w:rPr>
        <w:pict w14:anchorId="52A2B902">
          <v:rect id="_x0000_i1030" style="width:0;height:3pt" o:hralign="center" o:hrstd="t" o:hr="t" fillcolor="#a0a0a0" stroked="f"/>
        </w:pict>
      </w:r>
    </w:p>
    <w:p w14:paraId="1912F5F4" w14:textId="77777777" w:rsidR="007F3D25" w:rsidRPr="00CD7412" w:rsidRDefault="007F3D25" w:rsidP="007F3D25">
      <w:pPr>
        <w:pStyle w:val="NormalWeb"/>
        <w:shd w:val="clear" w:color="auto" w:fill="FFFFFF"/>
        <w:spacing w:before="0" w:beforeAutospacing="0"/>
        <w:rPr>
          <w:rFonts w:ascii="Bookman Old Style" w:hAnsi="Bookman Old Style" w:cs="Segoe UI"/>
          <w:color w:val="24292E"/>
        </w:rPr>
      </w:pPr>
      <w:r w:rsidRPr="00CD7412">
        <w:rPr>
          <w:rFonts w:ascii="Bookman Old Style" w:hAnsi="Bookman Old Style" w:cs="Segoe UI"/>
          <w:color w:val="24292E"/>
        </w:rPr>
        <w:t>License: </w:t>
      </w:r>
      <w:hyperlink r:id="rId49" w:history="1">
        <w:r w:rsidRPr="00CD7412">
          <w:rPr>
            <w:rStyle w:val="Hyperlink"/>
            <w:rFonts w:ascii="Bookman Old Style" w:hAnsi="Bookman Old Style" w:cs="Segoe UI"/>
            <w:color w:val="0366D6"/>
          </w:rPr>
          <w:t>CC-BY</w:t>
        </w:r>
      </w:hyperlink>
    </w:p>
    <w:p w14:paraId="6D443A95" w14:textId="77777777" w:rsidR="007F3D25" w:rsidRPr="00CD7412" w:rsidRDefault="007F3D25" w:rsidP="004043B3">
      <w:pPr>
        <w:shd w:val="clear" w:color="auto" w:fill="FFFFFF"/>
        <w:spacing w:after="0" w:line="240" w:lineRule="auto"/>
        <w:jc w:val="both"/>
        <w:rPr>
          <w:rFonts w:ascii="Bookman Old Style" w:eastAsia="Times New Roman" w:hAnsi="Bookman Old Style" w:cs="Arial"/>
        </w:rPr>
        <w:sectPr w:rsidR="007F3D25" w:rsidRPr="00CD7412" w:rsidSect="008A0BE3">
          <w:pgSz w:w="11906" w:h="16838" w:code="9"/>
          <w:pgMar w:top="1440" w:right="1080" w:bottom="1440" w:left="1080" w:header="720" w:footer="720" w:gutter="0"/>
          <w:cols w:space="720"/>
          <w:docGrid w:linePitch="360"/>
        </w:sectPr>
      </w:pPr>
    </w:p>
    <w:p w14:paraId="236C463E" w14:textId="77777777" w:rsidR="007F3D25" w:rsidRPr="00CD7412" w:rsidRDefault="007F3D25" w:rsidP="007F3D25">
      <w:pPr>
        <w:pStyle w:val="Heading2"/>
        <w:shd w:val="clear" w:color="auto" w:fill="FFFFFF"/>
        <w:spacing w:before="0" w:beforeAutospacing="0" w:after="0" w:afterAutospacing="0"/>
        <w:rPr>
          <w:rFonts w:ascii="Bookman Old Style" w:hAnsi="Bookman Old Style" w:cs="Arial"/>
          <w:b w:val="0"/>
          <w:bCs w:val="0"/>
          <w:color w:val="1F1F1F"/>
          <w:sz w:val="45"/>
          <w:szCs w:val="45"/>
        </w:rPr>
      </w:pPr>
      <w:r w:rsidRPr="00CD7412">
        <w:rPr>
          <w:rFonts w:ascii="Bookman Old Style" w:hAnsi="Bookman Old Style" w:cs="Arial"/>
          <w:b w:val="0"/>
          <w:bCs w:val="0"/>
          <w:color w:val="1F1F1F"/>
          <w:sz w:val="45"/>
          <w:szCs w:val="45"/>
        </w:rPr>
        <w:lastRenderedPageBreak/>
        <w:t>Lab - Jupyter Notebooks - More Features</w:t>
      </w:r>
    </w:p>
    <w:p w14:paraId="0BCF6C87" w14:textId="77777777" w:rsidR="007F3D25" w:rsidRPr="00CD7412" w:rsidRDefault="007F3D25" w:rsidP="007F3D25">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This lab is a continuation of the previous lab.</w:t>
      </w:r>
    </w:p>
    <w:p w14:paraId="2F832CC5" w14:textId="77777777" w:rsidR="007F3D25" w:rsidRPr="00CD7412" w:rsidRDefault="007F3D25" w:rsidP="007F3D25">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Note: </w:t>
      </w:r>
      <w:r w:rsidRPr="00CD7412">
        <w:rPr>
          <w:rFonts w:ascii="Bookman Old Style" w:hAnsi="Bookman Old Style" w:cs="Arial"/>
          <w:color w:val="1F1F1F"/>
          <w:sz w:val="21"/>
          <w:szCs w:val="21"/>
        </w:rPr>
        <w:t xml:space="preserve">If you have </w:t>
      </w:r>
      <w:proofErr w:type="spellStart"/>
      <w:r w:rsidRPr="00CD7412">
        <w:rPr>
          <w:rFonts w:ascii="Bookman Old Style" w:hAnsi="Bookman Old Style" w:cs="Arial"/>
          <w:color w:val="1F1F1F"/>
          <w:sz w:val="21"/>
          <w:szCs w:val="21"/>
        </w:rPr>
        <w:t>JupyterLab</w:t>
      </w:r>
      <w:proofErr w:type="spellEnd"/>
      <w:r w:rsidRPr="00CD7412">
        <w:rPr>
          <w:rFonts w:ascii="Bookman Old Style" w:hAnsi="Bookman Old Style" w:cs="Arial"/>
          <w:color w:val="1F1F1F"/>
          <w:sz w:val="21"/>
          <w:szCs w:val="21"/>
        </w:rPr>
        <w:t xml:space="preserve"> on Skills Network Labs open in a tab already, continue using that tab. Otherwise, click on "Open Tool" button below to launch Jupyter Notebooks.</w:t>
      </w:r>
    </w:p>
    <w:p w14:paraId="56593E1C" w14:textId="77777777" w:rsidR="007F3D25" w:rsidRPr="00CD7412" w:rsidRDefault="007F3D25" w:rsidP="007F3D25">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5 - Rename your Notebook</w:t>
      </w:r>
    </w:p>
    <w:p w14:paraId="38B08905" w14:textId="77777777" w:rsidR="007F3D25" w:rsidRPr="00CD7412" w:rsidRDefault="007F3D25" w:rsidP="007F3D25">
      <w:pPr>
        <w:numPr>
          <w:ilvl w:val="0"/>
          <w:numId w:val="12"/>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In the list of notebooks in the right-hand panel, click on the arrow (&gt;) to the left of the notebook name to expand the list of options.</w:t>
      </w:r>
    </w:p>
    <w:p w14:paraId="67855E47" w14:textId="77777777" w:rsidR="007F3D25" w:rsidRPr="00CD7412" w:rsidRDefault="007F3D25" w:rsidP="007F3D25">
      <w:pPr>
        <w:numPr>
          <w:ilvl w:val="0"/>
          <w:numId w:val="12"/>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Click on "Rename" to rename your notebook to something like "</w:t>
      </w:r>
      <w:proofErr w:type="spellStart"/>
      <w:r w:rsidRPr="00CD7412">
        <w:rPr>
          <w:rFonts w:ascii="Bookman Old Style" w:hAnsi="Bookman Old Style" w:cs="Arial"/>
          <w:color w:val="1F1F1F"/>
          <w:sz w:val="21"/>
          <w:szCs w:val="21"/>
        </w:rPr>
        <w:t>My_Notebook.ipynb</w:t>
      </w:r>
      <w:proofErr w:type="spellEnd"/>
      <w:r w:rsidRPr="00CD7412">
        <w:rPr>
          <w:rFonts w:ascii="Bookman Old Style" w:hAnsi="Bookman Old Style" w:cs="Arial"/>
          <w:color w:val="1F1F1F"/>
          <w:sz w:val="21"/>
          <w:szCs w:val="21"/>
        </w:rPr>
        <w:t>".</w:t>
      </w:r>
    </w:p>
    <w:p w14:paraId="027EC55B" w14:textId="77777777" w:rsidR="007F3D25" w:rsidRPr="00CD7412" w:rsidRDefault="007F3D25" w:rsidP="007F3D25">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6 - Save and Download your Jupyter Notebook from Skills Network Labs to your computer</w:t>
      </w:r>
    </w:p>
    <w:p w14:paraId="5465D553" w14:textId="77777777" w:rsidR="007F3D25" w:rsidRPr="00CD7412" w:rsidRDefault="007F3D25" w:rsidP="007F3D25">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Although your notebooks and data is preserved in your account after signing out, sometimes you may want to download your notebook to your computer.</w:t>
      </w:r>
    </w:p>
    <w:p w14:paraId="61B5C3DE" w14:textId="77777777" w:rsidR="007F3D25" w:rsidRPr="00CD7412" w:rsidRDefault="007F3D25" w:rsidP="007F3D25">
      <w:pPr>
        <w:numPr>
          <w:ilvl w:val="0"/>
          <w:numId w:val="1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To save, click on the Save button in the menu, or go to "Save Notebook".</w:t>
      </w:r>
    </w:p>
    <w:p w14:paraId="15281004" w14:textId="77777777" w:rsidR="007F3D25" w:rsidRPr="00CD7412" w:rsidRDefault="007F3D25" w:rsidP="007F3D25">
      <w:pPr>
        <w:numPr>
          <w:ilvl w:val="0"/>
          <w:numId w:val="13"/>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To download the notebook, click on the Files pane to open the list of files. Navigate to your notebook, and right-click on the file to download the notebook.</w:t>
      </w:r>
    </w:p>
    <w:p w14:paraId="3CFB204D" w14:textId="77777777" w:rsidR="007F3D25" w:rsidRPr="00CD7412" w:rsidRDefault="007F3D25" w:rsidP="007F3D25">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7 - Upload a Jupyter Notebook to Skills Network Labs</w:t>
      </w:r>
    </w:p>
    <w:p w14:paraId="09130251" w14:textId="77777777" w:rsidR="007F3D25" w:rsidRPr="00CD7412" w:rsidRDefault="007F3D25" w:rsidP="007F3D25">
      <w:pPr>
        <w:numPr>
          <w:ilvl w:val="0"/>
          <w:numId w:val="14"/>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To upload a Jupyter Notebook from your computer to Skills Network Labs, drag and drop a .</w:t>
      </w:r>
      <w:proofErr w:type="spellStart"/>
      <w:r w:rsidRPr="00CD7412">
        <w:rPr>
          <w:rFonts w:ascii="Bookman Old Style" w:hAnsi="Bookman Old Style" w:cs="Arial"/>
          <w:color w:val="1F1F1F"/>
          <w:sz w:val="21"/>
          <w:szCs w:val="21"/>
        </w:rPr>
        <w:t>ipynb</w:t>
      </w:r>
      <w:proofErr w:type="spellEnd"/>
      <w:r w:rsidRPr="00CD7412">
        <w:rPr>
          <w:rFonts w:ascii="Bookman Old Style" w:hAnsi="Bookman Old Style" w:cs="Arial"/>
          <w:color w:val="1F1F1F"/>
          <w:sz w:val="21"/>
          <w:szCs w:val="21"/>
        </w:rPr>
        <w:t xml:space="preserve"> file from your computer directly into the browser. You can use the notebook you downloaded from Exercise 6.</w:t>
      </w:r>
    </w:p>
    <w:p w14:paraId="394C96D2" w14:textId="77777777" w:rsidR="007F3D25" w:rsidRPr="00CD7412" w:rsidRDefault="007F3D25" w:rsidP="007F3D25">
      <w:pPr>
        <w:numPr>
          <w:ilvl w:val="0"/>
          <w:numId w:val="14"/>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Your notebook should open up automatically once it has finished uploading.</w:t>
      </w:r>
    </w:p>
    <w:p w14:paraId="4A42D55F" w14:textId="77777777" w:rsidR="007F3D25" w:rsidRPr="00CD7412" w:rsidRDefault="007F3D25" w:rsidP="007F3D25">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 xml:space="preserve">Exercise 8 - Change your kernel (to Python 3, R) in </w:t>
      </w:r>
      <w:proofErr w:type="spellStart"/>
      <w:r w:rsidRPr="00CD7412">
        <w:rPr>
          <w:rStyle w:val="Strong"/>
          <w:rFonts w:ascii="Bookman Old Style" w:hAnsi="Bookman Old Style" w:cs="Arial"/>
          <w:b/>
          <w:bCs/>
          <w:color w:val="1F1F1F"/>
          <w:sz w:val="24"/>
          <w:szCs w:val="24"/>
        </w:rPr>
        <w:t>JupyterLab</w:t>
      </w:r>
      <w:proofErr w:type="spellEnd"/>
    </w:p>
    <w:p w14:paraId="01008A9D" w14:textId="77777777" w:rsidR="007F3D25" w:rsidRPr="00CD7412" w:rsidRDefault="007F3D25" w:rsidP="007F3D25">
      <w:pPr>
        <w:numPr>
          <w:ilvl w:val="0"/>
          <w:numId w:val="15"/>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With a notebook open, click on the kernel name (e.g., Python 3) in the top-righthand corner of the notebook to open up a pop-up window to change it to a different language.</w:t>
      </w:r>
    </w:p>
    <w:p w14:paraId="0CD24822" w14:textId="77777777" w:rsidR="007F3D25" w:rsidRPr="00CD7412" w:rsidRDefault="004714D6" w:rsidP="007F3D25">
      <w:pPr>
        <w:spacing w:before="300" w:after="300"/>
        <w:rPr>
          <w:rFonts w:ascii="Bookman Old Style" w:hAnsi="Bookman Old Style" w:cs="Times New Roman"/>
          <w:sz w:val="24"/>
          <w:szCs w:val="24"/>
        </w:rPr>
      </w:pPr>
      <w:r>
        <w:rPr>
          <w:rFonts w:ascii="Bookman Old Style" w:hAnsi="Bookman Old Style"/>
        </w:rPr>
        <w:pict w14:anchorId="2A8DF7E8">
          <v:rect id="_x0000_i1031" style="width:0;height:0" o:hralign="center" o:hrstd="t" o:hrnoshade="t" o:hr="t" fillcolor="#1f1f1f" stroked="f"/>
        </w:pict>
      </w:r>
    </w:p>
    <w:p w14:paraId="7A260270" w14:textId="77777777" w:rsidR="007F3D25" w:rsidRPr="00CD7412" w:rsidRDefault="007F3D25" w:rsidP="007F3D25">
      <w:pPr>
        <w:shd w:val="clear" w:color="auto" w:fill="FFFFFF"/>
        <w:spacing w:before="300" w:after="300"/>
        <w:rPr>
          <w:rFonts w:ascii="Bookman Old Style" w:hAnsi="Bookman Old Style" w:cs="Arial"/>
          <w:color w:val="1F1F1F"/>
        </w:rPr>
      </w:pPr>
      <w:r w:rsidRPr="00CD7412">
        <w:rPr>
          <w:rFonts w:ascii="Bookman Old Style" w:hAnsi="Bookman Old Style" w:cs="Arial"/>
          <w:color w:val="1F1F1F"/>
        </w:rPr>
        <w:t>This course uses a third-party tool, Lab - Jupyter Notebooks - More Features, to enhance your learning experience. The tool will reference basic information like your name, email, and Coursera ID.</w:t>
      </w:r>
    </w:p>
    <w:p w14:paraId="532C6744" w14:textId="77777777" w:rsidR="007F3D25" w:rsidRPr="00CD7412" w:rsidRDefault="007F3D25" w:rsidP="004043B3">
      <w:pPr>
        <w:shd w:val="clear" w:color="auto" w:fill="FFFFFF"/>
        <w:spacing w:after="0" w:line="240" w:lineRule="auto"/>
        <w:jc w:val="both"/>
        <w:rPr>
          <w:rFonts w:ascii="Bookman Old Style" w:eastAsia="Times New Roman" w:hAnsi="Bookman Old Style" w:cs="Arial"/>
        </w:rPr>
        <w:sectPr w:rsidR="007F3D25" w:rsidRPr="00CD7412" w:rsidSect="008A0BE3">
          <w:pgSz w:w="11906" w:h="16838" w:code="9"/>
          <w:pgMar w:top="1440" w:right="1080" w:bottom="1440" w:left="1080" w:header="720" w:footer="720" w:gutter="0"/>
          <w:cols w:space="720"/>
          <w:docGrid w:linePitch="360"/>
        </w:sectPr>
      </w:pPr>
    </w:p>
    <w:p w14:paraId="6FF54286" w14:textId="77777777" w:rsidR="007F3D25" w:rsidRPr="00CD7412" w:rsidRDefault="007F3D25" w:rsidP="007F3D25">
      <w:pPr>
        <w:pStyle w:val="Heading2"/>
        <w:shd w:val="clear" w:color="auto" w:fill="FFFFFF"/>
        <w:spacing w:before="0" w:beforeAutospacing="0" w:after="0" w:afterAutospacing="0"/>
        <w:rPr>
          <w:rFonts w:ascii="Bookman Old Style" w:hAnsi="Bookman Old Style" w:cs="Arial"/>
          <w:b w:val="0"/>
          <w:bCs w:val="0"/>
          <w:color w:val="1F1F1F"/>
          <w:sz w:val="45"/>
          <w:szCs w:val="45"/>
        </w:rPr>
      </w:pPr>
      <w:r w:rsidRPr="00CD7412">
        <w:rPr>
          <w:rFonts w:ascii="Bookman Old Style" w:hAnsi="Bookman Old Style" w:cs="Arial"/>
          <w:b w:val="0"/>
          <w:bCs w:val="0"/>
          <w:color w:val="1F1F1F"/>
          <w:sz w:val="45"/>
          <w:szCs w:val="45"/>
        </w:rPr>
        <w:lastRenderedPageBreak/>
        <w:t>Lab - Jupyter Notebooks - Advanced Features</w:t>
      </w:r>
    </w:p>
    <w:p w14:paraId="2F0614E1" w14:textId="77777777" w:rsidR="007F3D25" w:rsidRPr="00CD7412" w:rsidRDefault="007F3D25" w:rsidP="007F3D25">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This lab is a continuation of the previous lab.</w:t>
      </w:r>
    </w:p>
    <w:p w14:paraId="175BBB81" w14:textId="77777777" w:rsidR="007F3D25" w:rsidRPr="00CD7412" w:rsidRDefault="007F3D25" w:rsidP="007F3D25">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Note: </w:t>
      </w:r>
      <w:r w:rsidRPr="00CD7412">
        <w:rPr>
          <w:rFonts w:ascii="Bookman Old Style" w:hAnsi="Bookman Old Style" w:cs="Arial"/>
          <w:color w:val="1F1F1F"/>
          <w:sz w:val="21"/>
          <w:szCs w:val="21"/>
        </w:rPr>
        <w:t xml:space="preserve">If you have </w:t>
      </w:r>
      <w:proofErr w:type="spellStart"/>
      <w:r w:rsidRPr="00CD7412">
        <w:rPr>
          <w:rFonts w:ascii="Bookman Old Style" w:hAnsi="Bookman Old Style" w:cs="Arial"/>
          <w:color w:val="1F1F1F"/>
          <w:sz w:val="21"/>
          <w:szCs w:val="21"/>
        </w:rPr>
        <w:t>JupyterLab</w:t>
      </w:r>
      <w:proofErr w:type="spellEnd"/>
      <w:r w:rsidRPr="00CD7412">
        <w:rPr>
          <w:rFonts w:ascii="Bookman Old Style" w:hAnsi="Bookman Old Style" w:cs="Arial"/>
          <w:color w:val="1F1F1F"/>
          <w:sz w:val="21"/>
          <w:szCs w:val="21"/>
        </w:rPr>
        <w:t xml:space="preserve"> on Skills Network Labs open in a tab already, continue using that tab. Otherwise, click on "Open Tool" button below to launch </w:t>
      </w:r>
      <w:proofErr w:type="spellStart"/>
      <w:r w:rsidRPr="00CD7412">
        <w:rPr>
          <w:rFonts w:ascii="Bookman Old Style" w:hAnsi="Bookman Old Style" w:cs="Arial"/>
          <w:color w:val="1F1F1F"/>
          <w:sz w:val="21"/>
          <w:szCs w:val="21"/>
        </w:rPr>
        <w:t>JupyterLab</w:t>
      </w:r>
      <w:proofErr w:type="spellEnd"/>
      <w:r w:rsidRPr="00CD7412">
        <w:rPr>
          <w:rFonts w:ascii="Bookman Old Style" w:hAnsi="Bookman Old Style" w:cs="Arial"/>
          <w:color w:val="1F1F1F"/>
          <w:sz w:val="21"/>
          <w:szCs w:val="21"/>
        </w:rPr>
        <w:t>.</w:t>
      </w:r>
    </w:p>
    <w:p w14:paraId="35350D72" w14:textId="77777777" w:rsidR="007F3D25" w:rsidRPr="00CD7412" w:rsidRDefault="007F3D25" w:rsidP="007F3D25">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9 - Advanced Markdown styling</w:t>
      </w:r>
    </w:p>
    <w:p w14:paraId="4F519020" w14:textId="77777777" w:rsidR="007F3D25" w:rsidRPr="00CD7412" w:rsidRDefault="007F3D25" w:rsidP="007F3D25">
      <w:pPr>
        <w:numPr>
          <w:ilvl w:val="0"/>
          <w:numId w:val="16"/>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 xml:space="preserve">You can write HTML code in your Markdown cells. Try executing the following HTML code in a Markdown cell: &lt;a </w:t>
      </w:r>
      <w:proofErr w:type="spellStart"/>
      <w:r w:rsidRPr="00CD7412">
        <w:rPr>
          <w:rFonts w:ascii="Bookman Old Style" w:hAnsi="Bookman Old Style" w:cs="Arial"/>
          <w:color w:val="1F1F1F"/>
          <w:sz w:val="21"/>
          <w:szCs w:val="21"/>
        </w:rPr>
        <w:t>href</w:t>
      </w:r>
      <w:proofErr w:type="spellEnd"/>
      <w:r w:rsidRPr="00CD7412">
        <w:rPr>
          <w:rFonts w:ascii="Bookman Old Style" w:hAnsi="Bookman Old Style" w:cs="Arial"/>
          <w:color w:val="1F1F1F"/>
          <w:sz w:val="21"/>
          <w:szCs w:val="21"/>
        </w:rPr>
        <w:t>=https://www.cognitiveclass.ai&gt;Cognitive Class&lt;/a&gt;. You should now see a hyperlink to https://www.cognitiveclass.ai that appears as "Cognitive Class".</w:t>
      </w:r>
    </w:p>
    <w:p w14:paraId="071300EF" w14:textId="77777777" w:rsidR="007F3D25" w:rsidRPr="00CD7412" w:rsidRDefault="007F3D25" w:rsidP="007F3D25">
      <w:pPr>
        <w:numPr>
          <w:ilvl w:val="0"/>
          <w:numId w:val="16"/>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You can also use Markdown formatting. For example, to use an H1 Header, try running the following in a Markdown cell: # Header 1. You can find more rules for Markdown formatting in this Markdown Cheatsheet: </w:t>
      </w:r>
      <w:hyperlink r:id="rId50" w:tgtFrame="_blank" w:history="1">
        <w:r w:rsidRPr="00CD7412">
          <w:rPr>
            <w:rStyle w:val="Hyperlink"/>
            <w:rFonts w:ascii="Bookman Old Style" w:hAnsi="Bookman Old Style" w:cs="Arial"/>
            <w:color w:val="428BCA"/>
            <w:sz w:val="21"/>
            <w:szCs w:val="21"/>
          </w:rPr>
          <w:t>https://github.com/adam-p/markdown-here/wiki/Markdown-Cheatsheet</w:t>
        </w:r>
      </w:hyperlink>
    </w:p>
    <w:p w14:paraId="7F17741D" w14:textId="77777777" w:rsidR="007F3D25" w:rsidRPr="00CD7412" w:rsidRDefault="007F3D25" w:rsidP="007F3D25">
      <w:pPr>
        <w:numPr>
          <w:ilvl w:val="0"/>
          <w:numId w:val="16"/>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Using only Markdown, try creating a </w:t>
      </w:r>
      <w:r w:rsidRPr="00CD7412">
        <w:rPr>
          <w:rStyle w:val="Strong"/>
          <w:rFonts w:ascii="Bookman Old Style" w:hAnsi="Bookman Old Style" w:cs="Arial"/>
          <w:color w:val="1F1F1F"/>
          <w:sz w:val="21"/>
          <w:szCs w:val="21"/>
        </w:rPr>
        <w:t>table</w:t>
      </w:r>
      <w:r w:rsidRPr="00CD7412">
        <w:rPr>
          <w:rFonts w:ascii="Bookman Old Style" w:hAnsi="Bookman Old Style" w:cs="Arial"/>
          <w:color w:val="1F1F1F"/>
          <w:sz w:val="21"/>
          <w:szCs w:val="21"/>
        </w:rPr>
        <w:t>, a </w:t>
      </w:r>
      <w:r w:rsidRPr="00CD7412">
        <w:rPr>
          <w:rStyle w:val="Strong"/>
          <w:rFonts w:ascii="Bookman Old Style" w:hAnsi="Bookman Old Style" w:cs="Arial"/>
          <w:color w:val="1F1F1F"/>
          <w:sz w:val="21"/>
          <w:szCs w:val="21"/>
        </w:rPr>
        <w:t>list</w:t>
      </w:r>
      <w:r w:rsidRPr="00CD7412">
        <w:rPr>
          <w:rFonts w:ascii="Bookman Old Style" w:hAnsi="Bookman Old Style" w:cs="Arial"/>
          <w:color w:val="1F1F1F"/>
          <w:sz w:val="21"/>
          <w:szCs w:val="21"/>
        </w:rPr>
        <w:t> of shopping items, and try embedding an </w:t>
      </w:r>
      <w:r w:rsidRPr="00CD7412">
        <w:rPr>
          <w:rStyle w:val="Strong"/>
          <w:rFonts w:ascii="Bookman Old Style" w:hAnsi="Bookman Old Style" w:cs="Arial"/>
          <w:color w:val="1F1F1F"/>
          <w:sz w:val="21"/>
          <w:szCs w:val="21"/>
        </w:rPr>
        <w:t>image</w:t>
      </w:r>
      <w:r w:rsidRPr="00CD7412">
        <w:rPr>
          <w:rFonts w:ascii="Bookman Old Style" w:hAnsi="Bookman Old Style" w:cs="Arial"/>
          <w:color w:val="1F1F1F"/>
          <w:sz w:val="21"/>
          <w:szCs w:val="21"/>
        </w:rPr>
        <w:t>.</w:t>
      </w:r>
    </w:p>
    <w:p w14:paraId="41CE6B94" w14:textId="77777777" w:rsidR="007F3D25" w:rsidRPr="00CD7412" w:rsidRDefault="004714D6" w:rsidP="007F3D25">
      <w:pPr>
        <w:spacing w:before="300" w:after="300"/>
        <w:rPr>
          <w:rFonts w:ascii="Bookman Old Style" w:hAnsi="Bookman Old Style" w:cs="Times New Roman"/>
          <w:sz w:val="24"/>
          <w:szCs w:val="24"/>
        </w:rPr>
      </w:pPr>
      <w:r>
        <w:rPr>
          <w:rFonts w:ascii="Bookman Old Style" w:hAnsi="Bookman Old Style"/>
        </w:rPr>
        <w:pict w14:anchorId="6D7300DE">
          <v:rect id="_x0000_i1032" style="width:0;height:0" o:hralign="center" o:hrstd="t" o:hrnoshade="t" o:hr="t" fillcolor="#1f1f1f" stroked="f"/>
        </w:pict>
      </w:r>
    </w:p>
    <w:p w14:paraId="2701EE19" w14:textId="77777777" w:rsidR="007F3D25" w:rsidRPr="00CD7412" w:rsidRDefault="007F3D25" w:rsidP="007F3D25">
      <w:pPr>
        <w:shd w:val="clear" w:color="auto" w:fill="FFFFFF"/>
        <w:spacing w:before="300" w:after="300"/>
        <w:rPr>
          <w:rFonts w:ascii="Bookman Old Style" w:hAnsi="Bookman Old Style" w:cs="Arial"/>
          <w:color w:val="1F1F1F"/>
        </w:rPr>
      </w:pPr>
      <w:r w:rsidRPr="00CD7412">
        <w:rPr>
          <w:rFonts w:ascii="Bookman Old Style" w:hAnsi="Bookman Old Style" w:cs="Arial"/>
          <w:color w:val="1F1F1F"/>
        </w:rPr>
        <w:t>This course uses a third-party tool, Lab - Jupyter Notebooks - Advanced Features, to enhance your learning experience. The tool will reference basic information like your name, email, and Coursera ID.</w:t>
      </w:r>
    </w:p>
    <w:p w14:paraId="501D9CBE" w14:textId="77777777" w:rsidR="00E31B25" w:rsidRPr="00CD7412" w:rsidRDefault="00E31B25" w:rsidP="004043B3">
      <w:pPr>
        <w:shd w:val="clear" w:color="auto" w:fill="FFFFFF"/>
        <w:spacing w:after="0" w:line="240" w:lineRule="auto"/>
        <w:jc w:val="both"/>
        <w:rPr>
          <w:rFonts w:ascii="Bookman Old Style" w:eastAsia="Times New Roman" w:hAnsi="Bookman Old Style" w:cs="Arial"/>
        </w:rPr>
        <w:sectPr w:rsidR="00E31B25" w:rsidRPr="00CD7412" w:rsidSect="008A0BE3">
          <w:pgSz w:w="11906" w:h="16838" w:code="9"/>
          <w:pgMar w:top="1440" w:right="1080" w:bottom="1440" w:left="1080" w:header="720" w:footer="720" w:gutter="0"/>
          <w:cols w:space="720"/>
          <w:docGrid w:linePitch="360"/>
        </w:sectPr>
      </w:pPr>
    </w:p>
    <w:p w14:paraId="27C29E4F" w14:textId="4BE15AD2" w:rsidR="000839FA" w:rsidRPr="00CD7412" w:rsidRDefault="00E31B25" w:rsidP="004043B3">
      <w:pPr>
        <w:shd w:val="clear" w:color="auto" w:fill="FFFFFF"/>
        <w:spacing w:after="0" w:line="240" w:lineRule="auto"/>
        <w:jc w:val="both"/>
        <w:rPr>
          <w:rFonts w:ascii="Bookman Old Style" w:eastAsia="Times New Roman" w:hAnsi="Bookman Old Style" w:cs="Arial"/>
          <w:b/>
          <w:bCs/>
          <w:sz w:val="32"/>
          <w:szCs w:val="32"/>
        </w:rPr>
      </w:pPr>
      <w:r w:rsidRPr="00CD7412">
        <w:rPr>
          <w:rFonts w:ascii="Bookman Old Style" w:eastAsia="Times New Roman" w:hAnsi="Bookman Old Style" w:cs="Arial"/>
          <w:b/>
          <w:bCs/>
          <w:sz w:val="32"/>
          <w:szCs w:val="32"/>
        </w:rPr>
        <w:lastRenderedPageBreak/>
        <w:t xml:space="preserve">Introducing </w:t>
      </w:r>
      <w:proofErr w:type="spellStart"/>
      <w:r w:rsidRPr="00CD7412">
        <w:rPr>
          <w:rFonts w:ascii="Bookman Old Style" w:eastAsia="Times New Roman" w:hAnsi="Bookman Old Style" w:cs="Arial"/>
          <w:b/>
          <w:bCs/>
          <w:sz w:val="32"/>
          <w:szCs w:val="32"/>
        </w:rPr>
        <w:t>Zeppeline</w:t>
      </w:r>
      <w:proofErr w:type="spellEnd"/>
      <w:r w:rsidRPr="00CD7412">
        <w:rPr>
          <w:rFonts w:ascii="Bookman Old Style" w:eastAsia="Times New Roman" w:hAnsi="Bookman Old Style" w:cs="Arial"/>
          <w:b/>
          <w:bCs/>
          <w:sz w:val="32"/>
          <w:szCs w:val="32"/>
        </w:rPr>
        <w:t xml:space="preserve"> Notebooks</w:t>
      </w:r>
      <w:r w:rsidRPr="00CD7412">
        <w:rPr>
          <w:rFonts w:ascii="Bookman Old Style" w:eastAsia="Times New Roman" w:hAnsi="Bookman Old Style" w:cs="Arial"/>
          <w:b/>
          <w:bCs/>
          <w:sz w:val="32"/>
          <w:szCs w:val="32"/>
        </w:rPr>
        <w:tab/>
      </w:r>
      <w:r w:rsidRPr="00CD7412">
        <w:rPr>
          <w:rFonts w:ascii="Bookman Old Style" w:eastAsia="Times New Roman" w:hAnsi="Bookman Old Style" w:cs="Arial"/>
          <w:b/>
          <w:bCs/>
          <w:sz w:val="32"/>
          <w:szCs w:val="32"/>
        </w:rPr>
        <w:tab/>
      </w:r>
      <w:r w:rsidRPr="00CD7412">
        <w:rPr>
          <w:rFonts w:ascii="Bookman Old Style" w:eastAsia="Times New Roman" w:hAnsi="Bookman Old Style" w:cs="Arial"/>
          <w:b/>
          <w:bCs/>
          <w:sz w:val="32"/>
          <w:szCs w:val="32"/>
        </w:rPr>
        <w:tab/>
      </w:r>
      <w:r w:rsidRPr="00CD7412">
        <w:rPr>
          <w:rFonts w:ascii="Bookman Old Style" w:eastAsia="Times New Roman" w:hAnsi="Bookman Old Style" w:cs="Arial"/>
          <w:b/>
          <w:bCs/>
          <w:sz w:val="32"/>
          <w:szCs w:val="32"/>
        </w:rPr>
        <w:tab/>
        <w:t>Week-2</w:t>
      </w:r>
    </w:p>
    <w:p w14:paraId="1F6607A7" w14:textId="28405195" w:rsidR="00E31B25" w:rsidRPr="00CD7412" w:rsidRDefault="00E31B25" w:rsidP="004043B3">
      <w:pPr>
        <w:shd w:val="clear" w:color="auto" w:fill="FFFFFF"/>
        <w:spacing w:after="0" w:line="240" w:lineRule="auto"/>
        <w:jc w:val="both"/>
        <w:rPr>
          <w:rFonts w:ascii="Bookman Old Style" w:eastAsia="Times New Roman" w:hAnsi="Bookman Old Style" w:cs="Arial"/>
        </w:rPr>
      </w:pPr>
    </w:p>
    <w:p w14:paraId="4CE57D08" w14:textId="77777777" w:rsidR="00E31B25" w:rsidRPr="00CD7412" w:rsidRDefault="00E31B25" w:rsidP="00E31B25">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What are Zeppelin Notebooks?</w:t>
      </w:r>
    </w:p>
    <w:p w14:paraId="3381A223" w14:textId="07415BCD"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so what are Zeppelin Notebooks? </w:t>
      </w:r>
    </w:p>
    <w:p w14:paraId="42F0A060" w14:textId="00F4C022"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In this video, we'll be looking at Zeppelin notebooks, one of the open-source, web-based tools in Data Scientist Workbench. Zeppelin notebooks are multipurpose notebooks that can handle all your analytics needs, from data ingestion, data discovery, data analytics, to data visualization and collaboration. The Zeppelin interpreter concept allows any language or data processing backend to be plugged into Zeppelin. Currently Apache Zeppelin supports many interpreters such as Apache Spark, Python, JDBC, Markdown, and Shell.</w:t>
      </w:r>
    </w:p>
    <w:p w14:paraId="160789FB" w14:textId="6B253021"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Apache Zeppelin, in particular, provides built-in Apache Spark integration. You don't need to build a separate module, plug-in, or library for it. Apache Zeppelin with Spark integration provides a number of great features including automatic Spark context and SQL context injection. Runtime JAR dependency loading from local file system or Maven repository, as well as cancelling job and progress display.</w:t>
      </w:r>
    </w:p>
    <w:p w14:paraId="7963F8EB" w14:textId="09A9A54B"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For further information about Apache Spark in Apache Zeppelin, take a look at the Apache Spark in Zeppelin Notebooks video. For data visualization, here are some basic charts already included in Apache Zeppelin. Visualizations are not limited to Spark SQL query. In fact, any output from any language backend can be recognized and visualized. For pivot charts, Apache Zeppelin aggregates values and displays them in a pivot chart with simple drag and drop. You can easily create charts with multiple aggregated values including sum, count, average, minimum, and maximum. For dynamic forms, Apache Zeppelin can dynamically create some input forms for your notebook.</w:t>
      </w:r>
    </w:p>
    <w:p w14:paraId="5CB3D7C4" w14:textId="6A66554D"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Apache Zeppelin is Apache 2.0 licensed software. Zeppelin notebooks are 100% opensource, so please check out the source repository and how to contribute. In fact, Apache Zeppelin has a very active development community. Please feel free to join our mailing list, and report issues if you'd like on Jira issue tracker. This brings us to the end of this video. </w:t>
      </w:r>
    </w:p>
    <w:p w14:paraId="7A6955C3" w14:textId="77777777" w:rsidR="00E31B25" w:rsidRPr="00CD7412" w:rsidRDefault="00E31B25" w:rsidP="00E31B2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Thanks for watching.</w:t>
      </w:r>
    </w:p>
    <w:p w14:paraId="290034DD" w14:textId="77777777" w:rsidR="00163C54" w:rsidRPr="00CD7412" w:rsidRDefault="00163C54" w:rsidP="00163C54">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Zeppelin for Scala</w:t>
      </w:r>
    </w:p>
    <w:p w14:paraId="51691F1C"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to Zeppelin for Scala. </w:t>
      </w:r>
    </w:p>
    <w:p w14:paraId="0C8199CC" w14:textId="62BCF6B2"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In this video, we'll run through the Zeppelin tutorial for Scala, which reads data from a comma separated,.csv file, and uses Spark to convert it into a Spark </w:t>
      </w:r>
      <w:proofErr w:type="spellStart"/>
      <w:r w:rsidRPr="00CD7412">
        <w:rPr>
          <w:rFonts w:ascii="Bookman Old Style" w:eastAsia="Times New Roman" w:hAnsi="Bookman Old Style" w:cs="Arial"/>
          <w:color w:val="333333"/>
        </w:rPr>
        <w:t>DataFrame</w:t>
      </w:r>
      <w:proofErr w:type="spellEnd"/>
      <w:r w:rsidRPr="00CD7412">
        <w:rPr>
          <w:rFonts w:ascii="Bookman Old Style" w:eastAsia="Times New Roman" w:hAnsi="Bookman Old Style" w:cs="Arial"/>
          <w:color w:val="333333"/>
        </w:rPr>
        <w:t>. Then we query data using a SQL command and visualize it. </w:t>
      </w:r>
    </w:p>
    <w:p w14:paraId="74575F7F" w14:textId="5593E2CF"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To get started, just click the Zeppelin Notebook button on the main page. The Zeppelin welcome page opens. Then, click the Tutorial for Scala link. This launches the Notebook that we'll run through. </w:t>
      </w:r>
    </w:p>
    <w:p w14:paraId="481475B0" w14:textId="6B88AE8C"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first part of the tutorial describes the Interpreter Binding settings, namely for Spark, %spark is the default, md, angular, and sh. These are the kernels or interpreters that you select to be available in your Notebook. As a user, you can simply click on Save. </w:t>
      </w:r>
    </w:p>
    <w:p w14:paraId="4731C2E6" w14:textId="759D1410"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lastRenderedPageBreak/>
        <w:t>The first step in the tutorial downloads the bank.csv file. You'll need to import the packages that are needed for this tutorial. </w:t>
      </w:r>
    </w:p>
    <w:p w14:paraId="5B0EC10D"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second step converts the.csv file to RDD by running the script. </w:t>
      </w:r>
    </w:p>
    <w:p w14:paraId="63D05FCB" w14:textId="29850BF8"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The third step cleans the data using map and filter, which basically does three things. First, it creates an RDD of tuples from the original bank text. Second, it creates the schema or class represented to define the name and type of column. And third, it applies the schema to RDD. The fourth step creates the </w:t>
      </w:r>
      <w:proofErr w:type="spellStart"/>
      <w:r w:rsidRPr="00CD7412">
        <w:rPr>
          <w:rFonts w:ascii="Bookman Old Style" w:eastAsia="Times New Roman" w:hAnsi="Bookman Old Style" w:cs="Arial"/>
          <w:color w:val="333333"/>
        </w:rPr>
        <w:t>DataFrame</w:t>
      </w:r>
      <w:proofErr w:type="spellEnd"/>
      <w:r w:rsidRPr="00CD7412">
        <w:rPr>
          <w:rFonts w:ascii="Bookman Old Style" w:eastAsia="Times New Roman" w:hAnsi="Bookman Old Style" w:cs="Arial"/>
          <w:color w:val="333333"/>
        </w:rPr>
        <w:t xml:space="preserve"> using the </w:t>
      </w:r>
      <w:proofErr w:type="spellStart"/>
      <w:r w:rsidRPr="00CD7412">
        <w:rPr>
          <w:rFonts w:ascii="Bookman Old Style" w:eastAsia="Times New Roman" w:hAnsi="Bookman Old Style" w:cs="Arial"/>
          <w:color w:val="333333"/>
        </w:rPr>
        <w:t>toDF</w:t>
      </w:r>
      <w:proofErr w:type="spellEnd"/>
      <w:r w:rsidRPr="00CD7412">
        <w:rPr>
          <w:rFonts w:ascii="Bookman Old Style" w:eastAsia="Times New Roman" w:hAnsi="Bookman Old Style" w:cs="Arial"/>
          <w:color w:val="333333"/>
        </w:rPr>
        <w:t xml:space="preserve"> function. </w:t>
      </w:r>
    </w:p>
    <w:p w14:paraId="160F9B6B" w14:textId="164FFE8E"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A </w:t>
      </w:r>
      <w:proofErr w:type="spellStart"/>
      <w:r w:rsidRPr="00CD7412">
        <w:rPr>
          <w:rFonts w:ascii="Bookman Old Style" w:eastAsia="Times New Roman" w:hAnsi="Bookman Old Style" w:cs="Arial"/>
          <w:color w:val="333333"/>
        </w:rPr>
        <w:t>DataFrame</w:t>
      </w:r>
      <w:proofErr w:type="spellEnd"/>
      <w:r w:rsidRPr="00CD7412">
        <w:rPr>
          <w:rFonts w:ascii="Bookman Old Style" w:eastAsia="Times New Roman" w:hAnsi="Bookman Old Style" w:cs="Arial"/>
          <w:color w:val="333333"/>
        </w:rPr>
        <w:t xml:space="preserve"> is a distributed collection of data organized into named columns. It is conceptually equivalent to a table in a relational database, or a </w:t>
      </w:r>
      <w:proofErr w:type="spellStart"/>
      <w:r w:rsidRPr="00CD7412">
        <w:rPr>
          <w:rFonts w:ascii="Bookman Old Style" w:eastAsia="Times New Roman" w:hAnsi="Bookman Old Style" w:cs="Arial"/>
          <w:color w:val="333333"/>
        </w:rPr>
        <w:t>DataFrame</w:t>
      </w:r>
      <w:proofErr w:type="spellEnd"/>
      <w:r w:rsidRPr="00CD7412">
        <w:rPr>
          <w:rFonts w:ascii="Bookman Old Style" w:eastAsia="Times New Roman" w:hAnsi="Bookman Old Style" w:cs="Arial"/>
          <w:color w:val="333333"/>
        </w:rPr>
        <w:t xml:space="preserve"> in </w:t>
      </w:r>
      <w:proofErr w:type="spellStart"/>
      <w:r w:rsidRPr="00CD7412">
        <w:rPr>
          <w:rFonts w:ascii="Bookman Old Style" w:eastAsia="Times New Roman" w:hAnsi="Bookman Old Style" w:cs="Arial"/>
          <w:color w:val="333333"/>
        </w:rPr>
        <w:t>RPython</w:t>
      </w:r>
      <w:proofErr w:type="spellEnd"/>
      <w:r w:rsidRPr="00CD7412">
        <w:rPr>
          <w:rFonts w:ascii="Bookman Old Style" w:eastAsia="Times New Roman" w:hAnsi="Bookman Old Style" w:cs="Arial"/>
          <w:color w:val="333333"/>
        </w:rPr>
        <w:t>, but with richer optimizations under the hood. </w:t>
      </w:r>
    </w:p>
    <w:p w14:paraId="6FCA122A"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The fifth step registers the </w:t>
      </w:r>
      <w:proofErr w:type="spellStart"/>
      <w:r w:rsidRPr="00CD7412">
        <w:rPr>
          <w:rFonts w:ascii="Bookman Old Style" w:eastAsia="Times New Roman" w:hAnsi="Bookman Old Style" w:cs="Arial"/>
          <w:color w:val="333333"/>
        </w:rPr>
        <w:t>DataFrame</w:t>
      </w:r>
      <w:proofErr w:type="spellEnd"/>
      <w:r w:rsidRPr="00CD7412">
        <w:rPr>
          <w:rFonts w:ascii="Bookman Old Style" w:eastAsia="Times New Roman" w:hAnsi="Bookman Old Style" w:cs="Arial"/>
          <w:color w:val="333333"/>
        </w:rPr>
        <w:t xml:space="preserve"> as a temporary table. </w:t>
      </w:r>
    </w:p>
    <w:p w14:paraId="3627BB3C"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sixth step retrieves the data. </w:t>
      </w:r>
    </w:p>
    <w:p w14:paraId="2D46CEE1"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Now, the bank table can be easily queried with SQL commands. </w:t>
      </w:r>
    </w:p>
    <w:p w14:paraId="107B5EAA"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And finally, the seventh step visualizes the data. </w:t>
      </w:r>
    </w:p>
    <w:p w14:paraId="67EB59D3"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Some basic charts are already included in Zeppelin. </w:t>
      </w:r>
    </w:p>
    <w:p w14:paraId="4AE1EB16"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Please, feel free to create your own Notebook in the Notebook menu. </w:t>
      </w:r>
    </w:p>
    <w:p w14:paraId="5804995C"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Getting some practice is always helpful. </w:t>
      </w:r>
    </w:p>
    <w:p w14:paraId="437C4D9E" w14:textId="77777777" w:rsidR="00163C54" w:rsidRPr="00CD7412" w:rsidRDefault="00163C54" w:rsidP="00163C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brings us to the end of this video. Thanks for watching.</w:t>
      </w:r>
    </w:p>
    <w:p w14:paraId="468698A5" w14:textId="6DC7011A" w:rsidR="00E31B25" w:rsidRPr="00CD7412" w:rsidRDefault="00E31B25" w:rsidP="00163C54">
      <w:pPr>
        <w:shd w:val="clear" w:color="auto" w:fill="FFFFFF"/>
        <w:spacing w:before="120" w:after="120" w:line="276" w:lineRule="auto"/>
        <w:jc w:val="both"/>
        <w:rPr>
          <w:rFonts w:ascii="Bookman Old Style" w:eastAsia="Times New Roman" w:hAnsi="Bookman Old Style" w:cs="Arial"/>
          <w:color w:val="333333"/>
        </w:rPr>
      </w:pPr>
    </w:p>
    <w:p w14:paraId="70B7158C" w14:textId="77777777" w:rsidR="00BC2454" w:rsidRPr="00CD7412" w:rsidRDefault="00BC2454" w:rsidP="00BC2454">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Getting started with Zeppelin</w:t>
      </w:r>
    </w:p>
    <w:p w14:paraId="230CA053" w14:textId="77777777"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to getting started with Zeppelin Notebooks. </w:t>
      </w:r>
    </w:p>
    <w:p w14:paraId="0E896171" w14:textId="66F14481"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Zeppelin Notebooks help you with all your analytics needs, including data ingestion, data discovery, data analytics, and data visualization and collaboration. </w:t>
      </w:r>
    </w:p>
    <w:p w14:paraId="38A49A8A" w14:textId="50DDFBCD"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To get started with Zeppelin Notebooks on Data Scientist Workbench, once you're on the main page, just click on the Zeppelin Notebook button. </w:t>
      </w:r>
    </w:p>
    <w:p w14:paraId="53FD46C7" w14:textId="2BD6B52D"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When the Zeppelin Welcome page opens, you'll find a number of links on the left that work with the notebook. </w:t>
      </w:r>
    </w:p>
    <w:p w14:paraId="3691199C" w14:textId="77777777"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links on the right point to Zeppelin Documentation and the Community. </w:t>
      </w:r>
    </w:p>
    <w:p w14:paraId="77903CED" w14:textId="77777777"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Let's begin by focusing on what can be done with notebooks. </w:t>
      </w:r>
    </w:p>
    <w:p w14:paraId="37C1FDCA" w14:textId="5ED83D0A"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First, to import a note, just click the Import Note link. By default, the name of the imported note is the same as the original note, but you can override it by providing a new name. </w:t>
      </w:r>
    </w:p>
    <w:p w14:paraId="4AF1F3BD" w14:textId="5C9C9B69"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To create a new note, click the Create New Note link. Use the generated name or type a new name and click Create Note. When you do this, a new empty Zeppelin Notebook displays. </w:t>
      </w:r>
    </w:p>
    <w:p w14:paraId="2C88F671" w14:textId="3C5D2B3C"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Let's move on to note layout. Each Zeppelin note is composed of one to end paragraphs. The note can be viewed as a paragraph container. Each paragraph consists of two </w:t>
      </w:r>
      <w:r w:rsidRPr="00CD7412">
        <w:rPr>
          <w:rFonts w:ascii="Bookman Old Style" w:eastAsia="Times New Roman" w:hAnsi="Bookman Old Style" w:cs="Arial"/>
          <w:color w:val="333333"/>
        </w:rPr>
        <w:lastRenderedPageBreak/>
        <w:t>sections. Code Section is where you put your source code, and Result Section is where you can see the result of the code execution. </w:t>
      </w:r>
    </w:p>
    <w:p w14:paraId="49E03209" w14:textId="2DF0F902"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On the top right corner of each paragraph, there are some commands that will allow you to execute the paragraph code, Hide/Show Code Section, Hide/Show Result Section or configure the paragraph. To configure the paragraph, just click on the gear icon. </w:t>
      </w:r>
    </w:p>
    <w:p w14:paraId="34A8D66B" w14:textId="1075C148"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From this dialog, you can, in descending order, control paragraph with, and since Zeppelin is using the grid system of Twitter Bootstrap, each paragraph width can be changed from 1 to 12. You can move the paragraph one level up, move the paragraph one level down, create a new paragraph, change paragraph title, show/hide line number in the code section, disable the Run button for this paragraph, export the current paragraph as an eye-frame and open the eye-frame in a new window, clear the result section and delete the current paragraph. </w:t>
      </w:r>
    </w:p>
    <w:p w14:paraId="611FBD54" w14:textId="5E85D839"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At the top of the note, you can find a toolbar which exposes command buttons, as well as Configuration, Security, and Display Options. </w:t>
      </w:r>
    </w:p>
    <w:p w14:paraId="26042ACC" w14:textId="5883ABB6"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They are, Execute all the paragraphs sequentially in their display order, Hide/Show code section of all paragraphs, Hide/Show result section of all paragraphs, Clear the results section of all paragraphs, Clone the current note, Export the current note to a JSON file. </w:t>
      </w:r>
    </w:p>
    <w:p w14:paraId="2941FD03" w14:textId="4E5F470C"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Please note that the code section and the result section of all paragraphs will be exported. </w:t>
      </w:r>
    </w:p>
    <w:p w14:paraId="4837A972" w14:textId="383580B6"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If you have heavy data in the result section of some paragraphs, it's recommended to clean them before exporting. </w:t>
      </w:r>
    </w:p>
    <w:p w14:paraId="4B5E96F6" w14:textId="7797886D"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Delete the note and schedule the execution of all paragraph using a Cron syntax.</w:t>
      </w:r>
    </w:p>
    <w:p w14:paraId="5C9CFC87" w14:textId="6A6E06AB"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On the right side of the note toolbar, you can find configuration icons, display all the keyboard shortcuts, configure the interpreters binding to the current note, and switch the No display mode between Default, Simple and Report. </w:t>
      </w:r>
    </w:p>
    <w:p w14:paraId="0D90B0EC" w14:textId="77777777"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brings us to the end of this video. </w:t>
      </w:r>
    </w:p>
    <w:p w14:paraId="02DFF41A" w14:textId="77777777" w:rsidR="00BC2454" w:rsidRPr="00CD7412" w:rsidRDefault="00BC2454" w:rsidP="00BC2454">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 hope you'll take the time to explore Zeppelin Notebooks. Thanks for watching.</w:t>
      </w:r>
    </w:p>
    <w:p w14:paraId="1E986FA6" w14:textId="77777777" w:rsidR="0009183D" w:rsidRPr="00CD7412" w:rsidRDefault="0009183D" w:rsidP="00163C54">
      <w:pPr>
        <w:shd w:val="clear" w:color="auto" w:fill="FFFFFF"/>
        <w:spacing w:before="120" w:after="120" w:line="276" w:lineRule="auto"/>
        <w:jc w:val="both"/>
        <w:rPr>
          <w:rFonts w:ascii="Bookman Old Style" w:eastAsia="Times New Roman" w:hAnsi="Bookman Old Style" w:cs="Arial"/>
          <w:color w:val="333333"/>
        </w:rPr>
        <w:sectPr w:rsidR="0009183D" w:rsidRPr="00CD7412" w:rsidSect="008A0BE3">
          <w:pgSz w:w="11906" w:h="16838" w:code="9"/>
          <w:pgMar w:top="1440" w:right="1080" w:bottom="1440" w:left="1080" w:header="720" w:footer="720" w:gutter="0"/>
          <w:cols w:space="720"/>
          <w:docGrid w:linePitch="360"/>
        </w:sectPr>
      </w:pPr>
    </w:p>
    <w:p w14:paraId="2B6C12E5" w14:textId="77777777" w:rsidR="0009183D" w:rsidRPr="00CD7412" w:rsidRDefault="0009183D" w:rsidP="0009183D">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lastRenderedPageBreak/>
        <w:t>What is RStudio IDE?</w:t>
      </w:r>
    </w:p>
    <w:p w14:paraId="258B7CD8" w14:textId="77777777"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to "What is RStudio IDE?" </w:t>
      </w:r>
    </w:p>
    <w:p w14:paraId="734131A6" w14:textId="77777777"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RStudio IDE is one of the open source web-based tools in Data Scientist Workbench. </w:t>
      </w:r>
    </w:p>
    <w:p w14:paraId="5FB72686" w14:textId="0A9CE121"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It allows you to analyze data, take advantage of many statistical packages and create beautiful visualizations and web applications. </w:t>
      </w:r>
    </w:p>
    <w:p w14:paraId="34FE143F" w14:textId="6AFB4846"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As its name suggests, RStudio IDE is only for R. Like other IDEs, in RStudio IDE, you can code in a console or script editor, keep track of your variables and history, display your plots, manage your packages and see help documentation for R. If you're an R user, you'll already be familiar with this type of setup, where you can analyze data, see your console and visualize your plots and graphs all in the same environment. </w:t>
      </w:r>
    </w:p>
    <w:p w14:paraId="5BC00197" w14:textId="26621B0F"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Another great feature is that you'll also have access to Apache Spark. By simply typing SC from the editor or console and running it, you'll see that you can run Spark R code to analyze big data. </w:t>
      </w:r>
    </w:p>
    <w:p w14:paraId="6998D297" w14:textId="002D7FA2"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Taking it a step further, R also gives you access to a Shiny library, which you can use to make your visualizations interactive. Using Shiny, you can create all sorts of web-based interactive apps just using R code. </w:t>
      </w:r>
    </w:p>
    <w:p w14:paraId="2BC1B9FC" w14:textId="77777777"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To open RStudio IDE, simply click the RStudio IDE button on the Data Scientist Workbench home page. </w:t>
      </w:r>
    </w:p>
    <w:p w14:paraId="723168DD" w14:textId="1DF71A89" w:rsidR="0009183D" w:rsidRPr="00CD7412" w:rsidRDefault="0009183D" w:rsidP="0009183D">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brings us to the end of this video. Thanks for watching.</w:t>
      </w:r>
    </w:p>
    <w:p w14:paraId="068235B0" w14:textId="6E9E0A7F" w:rsidR="00BC2454" w:rsidRPr="00CD7412" w:rsidRDefault="00BC2454" w:rsidP="00163C54">
      <w:pPr>
        <w:shd w:val="clear" w:color="auto" w:fill="FFFFFF"/>
        <w:spacing w:before="120" w:after="120" w:line="276" w:lineRule="auto"/>
        <w:jc w:val="both"/>
        <w:rPr>
          <w:rFonts w:ascii="Bookman Old Style" w:eastAsia="Times New Roman" w:hAnsi="Bookman Old Style" w:cs="Arial"/>
          <w:color w:val="333333"/>
        </w:rPr>
      </w:pPr>
    </w:p>
    <w:p w14:paraId="231E0055" w14:textId="7485CDB5" w:rsidR="00E85C55" w:rsidRPr="00CD7412" w:rsidRDefault="00E85C55" w:rsidP="00E85C55">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Uploading files, installing packages and loading libraries in RStudio IDE</w:t>
      </w:r>
    </w:p>
    <w:p w14:paraId="2C6899EF" w14:textId="77777777"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to RStudio Installing and loading libraries. </w:t>
      </w:r>
    </w:p>
    <w:p w14:paraId="43E6304E" w14:textId="77777777"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In this module, we'll focus on the bottom right quadrant of RStudio IDE. </w:t>
      </w:r>
    </w:p>
    <w:p w14:paraId="6CEB631D" w14:textId="0DFDBF29"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On the files tab, you can create a new folder or upload files from a selected directory. Just remember to click, "choose file" to specify the directory path of the file to be uploaded. Or, using the "More" drop-down, you can copy, move, export files, and set or navigate to a working directory. </w:t>
      </w:r>
    </w:p>
    <w:p w14:paraId="79AFAE21" w14:textId="17A7013F"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Let's say that you wanted to upload an Excel file from your local computer into the work-space. Simply click the upload icon in the files tab and you'll get a message that the file is uploading. And once the upload finishes, you can see it in your work-space.</w:t>
      </w:r>
    </w:p>
    <w:p w14:paraId="277B1920" w14:textId="77777777"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And lets upload an R-script from RStudio resources studio folder into the work-space. </w:t>
      </w:r>
    </w:p>
    <w:p w14:paraId="208458C0" w14:textId="043F5819"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Click on resources shown here, then click on the resources link, then on our studio folder and here are the R-script files we've created. Clicking the R-folder you want, displays the code in R-editor on the top left quadrant. </w:t>
      </w:r>
    </w:p>
    <w:p w14:paraId="448689E6" w14:textId="7C666866"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 now you know how to upload data in R-scripts from </w:t>
      </w:r>
      <w:proofErr w:type="spellStart"/>
      <w:r w:rsidRPr="00CD7412">
        <w:rPr>
          <w:rFonts w:ascii="Bookman Old Style" w:eastAsia="Times New Roman" w:hAnsi="Bookman Old Style" w:cs="Arial"/>
          <w:color w:val="333333"/>
        </w:rPr>
        <w:t>Rstudio</w:t>
      </w:r>
      <w:proofErr w:type="spellEnd"/>
      <w:r w:rsidRPr="00CD7412">
        <w:rPr>
          <w:rFonts w:ascii="Bookman Old Style" w:eastAsia="Times New Roman" w:hAnsi="Bookman Old Style" w:cs="Arial"/>
          <w:color w:val="333333"/>
        </w:rPr>
        <w:t xml:space="preserve"> IDE or other types of files from your local or external drive. To check your working directory, type, </w:t>
      </w:r>
      <w:proofErr w:type="spellStart"/>
      <w:r w:rsidRPr="00CD7412">
        <w:rPr>
          <w:rFonts w:ascii="Bookman Old Style" w:eastAsia="Times New Roman" w:hAnsi="Bookman Old Style" w:cs="Arial"/>
          <w:color w:val="333333"/>
        </w:rPr>
        <w:t>getwd</w:t>
      </w:r>
      <w:proofErr w:type="spellEnd"/>
      <w:r w:rsidRPr="00CD7412">
        <w:rPr>
          <w:rFonts w:ascii="Bookman Old Style" w:eastAsia="Times New Roman" w:hAnsi="Bookman Old Style" w:cs="Arial"/>
          <w:color w:val="333333"/>
        </w:rPr>
        <w:t>. </w:t>
      </w:r>
      <w:proofErr w:type="spellStart"/>
      <w:r w:rsidRPr="00CD7412">
        <w:rPr>
          <w:rFonts w:ascii="Bookman Old Style" w:eastAsia="Times New Roman" w:hAnsi="Bookman Old Style" w:cs="Arial"/>
          <w:color w:val="333333"/>
        </w:rPr>
        <w:t>Getwd</w:t>
      </w:r>
      <w:proofErr w:type="spellEnd"/>
      <w:r w:rsidRPr="00CD7412">
        <w:rPr>
          <w:rFonts w:ascii="Bookman Old Style" w:eastAsia="Times New Roman" w:hAnsi="Bookman Old Style" w:cs="Arial"/>
          <w:color w:val="333333"/>
        </w:rPr>
        <w:t xml:space="preserve"> returns the current working directory. </w:t>
      </w:r>
    </w:p>
    <w:p w14:paraId="5A46C4C8" w14:textId="7FC00BA2"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lastRenderedPageBreak/>
        <w:t>It's important to note that the working directory is always displayed on the console header as well. </w:t>
      </w:r>
    </w:p>
    <w:p w14:paraId="3080EFB2" w14:textId="297B44CC"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The packages tab shows you all the packages that are installed. You can install other R-packages using the install icon. Otherwise, you can run a specific command in R to install a package via code. This command is </w:t>
      </w:r>
      <w:proofErr w:type="spellStart"/>
      <w:r w:rsidRPr="00CD7412">
        <w:rPr>
          <w:rFonts w:ascii="Bookman Old Style" w:eastAsia="Times New Roman" w:hAnsi="Bookman Old Style" w:cs="Arial"/>
          <w:color w:val="333333"/>
        </w:rPr>
        <w:t>installed.packages</w:t>
      </w:r>
      <w:proofErr w:type="spellEnd"/>
      <w:r w:rsidRPr="00CD7412">
        <w:rPr>
          <w:rFonts w:ascii="Bookman Old Style" w:eastAsia="Times New Roman" w:hAnsi="Bookman Old Style" w:cs="Arial"/>
          <w:color w:val="333333"/>
        </w:rPr>
        <w:t xml:space="preserve"> with the package name within double quotes. </w:t>
      </w:r>
    </w:p>
    <w:p w14:paraId="2050A5BD" w14:textId="2A379C1F" w:rsidR="00E85C55" w:rsidRPr="00CD7412" w:rsidRDefault="00E85C55" w:rsidP="00E85C55">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concludes our video in which we reviewed uploading files, installing packages, and loading libraries. We encourage you to practice what you've learned to capture the full potential of RStudio IDE. Thanks for watching.</w:t>
      </w:r>
    </w:p>
    <w:p w14:paraId="40059D87" w14:textId="1FDB39A2" w:rsidR="00E85C55" w:rsidRPr="00CD7412" w:rsidRDefault="00E85C55" w:rsidP="00163C54">
      <w:pPr>
        <w:shd w:val="clear" w:color="auto" w:fill="FFFFFF"/>
        <w:spacing w:before="120" w:after="120" w:line="276" w:lineRule="auto"/>
        <w:jc w:val="both"/>
        <w:rPr>
          <w:rFonts w:ascii="Bookman Old Style" w:eastAsia="Times New Roman" w:hAnsi="Bookman Old Style" w:cs="Arial"/>
          <w:color w:val="333333"/>
        </w:rPr>
      </w:pPr>
    </w:p>
    <w:p w14:paraId="5EFCA570" w14:textId="77777777" w:rsidR="00E72077" w:rsidRPr="00CD7412" w:rsidRDefault="00E72077" w:rsidP="00E72077">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Getting started with RStudio IDE</w:t>
      </w:r>
    </w:p>
    <w:p w14:paraId="39308F41"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Getting started with RStudio IDE. </w:t>
      </w:r>
    </w:p>
    <w:p w14:paraId="3AB600C0" w14:textId="452AED95"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In this video, we'll be reviewing how to use RStudio IDE. You'll also see how you can use Spark. </w:t>
      </w:r>
    </w:p>
    <w:p w14:paraId="73479240"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From the Data Scientist Workbench home page click RStudio IDE to open the tool. </w:t>
      </w:r>
    </w:p>
    <w:p w14:paraId="28651274" w14:textId="6E8EF11D"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First, let us talk about the interface. On the left-hand side there is the console where you can run commands and see your output. For example, let's assign the value one to x, as you can see here on the bottom left. </w:t>
      </w:r>
    </w:p>
    <w:p w14:paraId="3BC1BCC9" w14:textId="0BFE90B2"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Then, after pressing enter, we can see what x is, under the Environment tab on the right side. Or I can type one plus one and press enter to get the sum directly on the line below. </w:t>
      </w:r>
    </w:p>
    <w:p w14:paraId="0FAF259A" w14:textId="1DC6301F"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It's probably better to write code in a text or R Script editor, which recognizes and corrects our syntax. Then, just run the R code commands from the script editor instead. </w:t>
      </w:r>
    </w:p>
    <w:p w14:paraId="590CD6A3" w14:textId="36A632F6"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 let us create the editor. Select file, new file, R Script. This shifts the console to the bottom left quadrant and opens the R editor in the top left quadrant, where you can enter your R code. </w:t>
      </w:r>
    </w:p>
    <w:p w14:paraId="305CA792" w14:textId="4525F1E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Let's type one plus two from the R editor. As you can see, both the commands and the corresponding output are displayed in the console when you press enter or run the code. </w:t>
      </w:r>
    </w:p>
    <w:p w14:paraId="14F13741" w14:textId="5BBE01AF"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It's important to note that in the R editor toolbar you have icons that will allow you to work faster. </w:t>
      </w:r>
    </w:p>
    <w:p w14:paraId="2014D0FF" w14:textId="55008DAD"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Of the icons shown here, the most important one you'll want to know is the save button, which allows you to save your R Script to your Workbench account. </w:t>
      </w:r>
    </w:p>
    <w:p w14:paraId="59A28A5F"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Please note that the R editor toolbar is not available in the console. </w:t>
      </w:r>
    </w:p>
    <w:p w14:paraId="0215D2CC" w14:textId="065C1810"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On the right side of the R editor you'll see two important buttons, they are the run and rerun buttons. As the name suggests, the run button allows you to run the current line or selection. To do so, simply press control enter if you are using a PC, or command enter if you are using a Mac. To rerun the previous code region press control shift P on a PC, or command shift P on a Mac. </w:t>
      </w:r>
    </w:p>
    <w:p w14:paraId="50EF5A11" w14:textId="1613E2E6"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lastRenderedPageBreak/>
        <w:t>In the lab you'll get to familiarize yourself with these icons, including learning more about and practicing with the powerful code tools dropdown menu. </w:t>
      </w:r>
    </w:p>
    <w:p w14:paraId="095F1565"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Coding in R has never been easier. </w:t>
      </w:r>
    </w:p>
    <w:p w14:paraId="50C4FAFB" w14:textId="739CA5D3"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 to run your code, selected lines or the current line, and have the results display in the console, you simply click the run icon on the toolbar or press control enter on a PC, or command enter on a Mac. </w:t>
      </w:r>
    </w:p>
    <w:p w14:paraId="2FDD5B3B"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You can run the same R code as many times as you like. </w:t>
      </w:r>
    </w:p>
    <w:p w14:paraId="30946F5E" w14:textId="17CE79BC"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 if you add another line in the editor, for instance one plus 1000, you can highlight both lines and run them. By default, the editor runs only the current line. However, if you highlight multiple lines it will run all the code that is highlighted and the console displays this. </w:t>
      </w:r>
    </w:p>
    <w:p w14:paraId="49812936"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Note that the current directory path displays next to the console window title. </w:t>
      </w:r>
    </w:p>
    <w:p w14:paraId="68BB3E05" w14:textId="1A455A9C"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When you click the arrow beside the directory the files tab is refreshed on the bottom right. After saving the current code, the file name displays in that directory, in the files tab, located in the bottom right quadrant. </w:t>
      </w:r>
    </w:p>
    <w:p w14:paraId="7485FE6A" w14:textId="75E6F92D"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To save the current code, click file save, which opens up the save file window. Or you can click on the save button at the top of the script. Now, simply enter the file name and click save. </w:t>
      </w:r>
    </w:p>
    <w:p w14:paraId="722E33BA" w14:textId="3DBC250A"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Click the different tabs in this quadrant to see plots of your data, to see your packages, to get help, and to view your data. </w:t>
      </w:r>
    </w:p>
    <w:p w14:paraId="71835815"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 encourage you to play with RStudio IDE to learn about and leverage its full potential. </w:t>
      </w:r>
    </w:p>
    <w:p w14:paraId="56D72506" w14:textId="77777777" w:rsidR="00E72077" w:rsidRPr="00CD7412" w:rsidRDefault="00E72077" w:rsidP="00E72077">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is the end of this getting started video. Thanks for watching.</w:t>
      </w:r>
    </w:p>
    <w:p w14:paraId="383EAE5B" w14:textId="4ACCC397" w:rsidR="00E72077" w:rsidRPr="00CD7412" w:rsidRDefault="00E72077" w:rsidP="00163C54">
      <w:pPr>
        <w:shd w:val="clear" w:color="auto" w:fill="FFFFFF"/>
        <w:spacing w:before="120" w:after="120" w:line="276" w:lineRule="auto"/>
        <w:jc w:val="both"/>
        <w:rPr>
          <w:rFonts w:ascii="Bookman Old Style" w:eastAsia="Times New Roman" w:hAnsi="Bookman Old Style" w:cs="Arial"/>
          <w:color w:val="333333"/>
        </w:rPr>
      </w:pPr>
    </w:p>
    <w:p w14:paraId="3BB2E13D" w14:textId="77777777" w:rsidR="001E4D96" w:rsidRPr="00CD7412" w:rsidRDefault="001E4D96" w:rsidP="001E4D96">
      <w:pPr>
        <w:pStyle w:val="Heading4"/>
        <w:shd w:val="clear" w:color="auto" w:fill="FFFFFF"/>
        <w:spacing w:before="300" w:after="300"/>
        <w:rPr>
          <w:rFonts w:ascii="Bookman Old Style" w:hAnsi="Bookman Old Style" w:cs="Arial"/>
          <w:color w:val="333333"/>
          <w:sz w:val="27"/>
          <w:szCs w:val="27"/>
        </w:rPr>
      </w:pPr>
      <w:r w:rsidRPr="00CD7412">
        <w:rPr>
          <w:rFonts w:ascii="Bookman Old Style" w:hAnsi="Bookman Old Style" w:cs="Arial"/>
          <w:color w:val="333333"/>
          <w:sz w:val="27"/>
          <w:szCs w:val="27"/>
        </w:rPr>
        <w:t>RStudio Environment and History</w:t>
      </w:r>
    </w:p>
    <w:p w14:paraId="5E8E4EA1" w14:textId="5F21D444"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Welcome to RStudio IDE, environment and history. </w:t>
      </w:r>
    </w:p>
    <w:p w14:paraId="77E94AA9" w14:textId="2FD90B65"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As you see here, the top right quadrant of </w:t>
      </w:r>
      <w:proofErr w:type="spellStart"/>
      <w:r w:rsidRPr="00CD7412">
        <w:rPr>
          <w:rFonts w:ascii="Bookman Old Style" w:eastAsia="Times New Roman" w:hAnsi="Bookman Old Style" w:cs="Arial"/>
          <w:color w:val="333333"/>
        </w:rPr>
        <w:t>Rtudio</w:t>
      </w:r>
      <w:proofErr w:type="spellEnd"/>
      <w:r w:rsidRPr="00CD7412">
        <w:rPr>
          <w:rFonts w:ascii="Bookman Old Style" w:eastAsia="Times New Roman" w:hAnsi="Bookman Old Style" w:cs="Arial"/>
          <w:color w:val="333333"/>
        </w:rPr>
        <w:t xml:space="preserve"> IDE contains the Environment and History tabs. </w:t>
      </w:r>
    </w:p>
    <w:p w14:paraId="4BE23C57" w14:textId="77777777"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Environment tab contains a list of all the variables you've used in your R code. </w:t>
      </w:r>
    </w:p>
    <w:p w14:paraId="7BAD6BBA" w14:textId="2025379B"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So when we said, x is equal to 1 in the console, the variable x and its current value displays in this tab. This is a good way to quickly see and keep track of all the variables you've defined. </w:t>
      </w:r>
    </w:p>
    <w:p w14:paraId="6AAD291F" w14:textId="5CAF859E"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Note that the SC environment variable is for Apache Spark, which is pre-installed for you. If you don't need it or want to remove it, you can do so from the environment using the command rm, as in rm with </w:t>
      </w:r>
      <w:proofErr w:type="spellStart"/>
      <w:r w:rsidRPr="00CD7412">
        <w:rPr>
          <w:rFonts w:ascii="Bookman Old Style" w:eastAsia="Times New Roman" w:hAnsi="Bookman Old Style" w:cs="Arial"/>
          <w:color w:val="333333"/>
        </w:rPr>
        <w:t>sc</w:t>
      </w:r>
      <w:proofErr w:type="spellEnd"/>
      <w:r w:rsidRPr="00CD7412">
        <w:rPr>
          <w:rFonts w:ascii="Bookman Old Style" w:eastAsia="Times New Roman" w:hAnsi="Bookman Old Style" w:cs="Arial"/>
          <w:color w:val="333333"/>
        </w:rPr>
        <w:t xml:space="preserve"> within parentheses. </w:t>
      </w:r>
    </w:p>
    <w:p w14:paraId="5C5C248E" w14:textId="16967877"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Another interesting feature within RStudio IDE is that it includes built in datasets, which in </w:t>
      </w:r>
      <w:proofErr w:type="spellStart"/>
      <w:r w:rsidRPr="00CD7412">
        <w:rPr>
          <w:rFonts w:ascii="Bookman Old Style" w:eastAsia="Times New Roman" w:hAnsi="Bookman Old Style" w:cs="Arial"/>
          <w:color w:val="333333"/>
        </w:rPr>
        <w:t>R are</w:t>
      </w:r>
      <w:proofErr w:type="spellEnd"/>
      <w:r w:rsidRPr="00CD7412">
        <w:rPr>
          <w:rFonts w:ascii="Bookman Old Style" w:eastAsia="Times New Roman" w:hAnsi="Bookman Old Style" w:cs="Arial"/>
          <w:color w:val="333333"/>
        </w:rPr>
        <w:t xml:space="preserve"> called a data frame. An example of such a data set is </w:t>
      </w:r>
      <w:proofErr w:type="spellStart"/>
      <w:r w:rsidRPr="00CD7412">
        <w:rPr>
          <w:rFonts w:ascii="Bookman Old Style" w:eastAsia="Times New Roman" w:hAnsi="Bookman Old Style" w:cs="Arial"/>
          <w:color w:val="333333"/>
        </w:rPr>
        <w:t>MTCars</w:t>
      </w:r>
      <w:proofErr w:type="spellEnd"/>
      <w:r w:rsidRPr="00CD7412">
        <w:rPr>
          <w:rFonts w:ascii="Bookman Old Style" w:eastAsia="Times New Roman" w:hAnsi="Bookman Old Style" w:cs="Arial"/>
          <w:color w:val="333333"/>
        </w:rPr>
        <w:t xml:space="preserve">, which contains data on the latest motor trends. So if you were to type in </w:t>
      </w:r>
      <w:proofErr w:type="spellStart"/>
      <w:r w:rsidRPr="00CD7412">
        <w:rPr>
          <w:rFonts w:ascii="Bookman Old Style" w:eastAsia="Times New Roman" w:hAnsi="Bookman Old Style" w:cs="Arial"/>
          <w:color w:val="333333"/>
        </w:rPr>
        <w:t>mtcars</w:t>
      </w:r>
      <w:proofErr w:type="spellEnd"/>
      <w:r w:rsidRPr="00CD7412">
        <w:rPr>
          <w:rFonts w:ascii="Bookman Old Style" w:eastAsia="Times New Roman" w:hAnsi="Bookman Old Style" w:cs="Arial"/>
          <w:color w:val="333333"/>
        </w:rPr>
        <w:t xml:space="preserve"> in the R editor and run it, the output would display in tabular form, as shown here in the console. </w:t>
      </w:r>
    </w:p>
    <w:p w14:paraId="1AA415B3" w14:textId="5390838D"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lastRenderedPageBreak/>
        <w:t>There are other built-in data sets, and you can run the data command with a set of md parenthesis to see the full list. For example, you can type in the first one, air passengers, and run it to see the contents. </w:t>
      </w:r>
    </w:p>
    <w:p w14:paraId="612F517F" w14:textId="65416AF2"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Now let's look at what's available and what's displayed on these two tabs and how to navigate in them. If you want to save all the variables in your R environment, you can click on the save button to save your workspace to disk as an R data file. This way, if you load the R data file, it'll load all of your saved variables and data frames back into R. </w:t>
      </w:r>
    </w:p>
    <w:p w14:paraId="1F717E54" w14:textId="28C7F6F5"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You can also import your own data sets by clicking on Import Data Set. The Import Data Set allows you to load files from your local drive or from a web URL.</w:t>
      </w:r>
    </w:p>
    <w:p w14:paraId="527FBED3" w14:textId="0629F1C9"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And the last icon allows you to delete all objects from the current environment. Doing this as useful if you want to clean up your environment and start from an empty workspace again. </w:t>
      </w:r>
    </w:p>
    <w:p w14:paraId="6B282ABA" w14:textId="122D5250"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 xml:space="preserve">However, please be careful and use discretion with this action because it </w:t>
      </w:r>
      <w:proofErr w:type="spellStart"/>
      <w:r w:rsidRPr="00CD7412">
        <w:rPr>
          <w:rFonts w:ascii="Bookman Old Style" w:eastAsia="Times New Roman" w:hAnsi="Bookman Old Style" w:cs="Arial"/>
          <w:color w:val="333333"/>
        </w:rPr>
        <w:t>can not</w:t>
      </w:r>
      <w:proofErr w:type="spellEnd"/>
      <w:r w:rsidRPr="00CD7412">
        <w:rPr>
          <w:rFonts w:ascii="Bookman Old Style" w:eastAsia="Times New Roman" w:hAnsi="Bookman Old Style" w:cs="Arial"/>
          <w:color w:val="333333"/>
        </w:rPr>
        <w:t xml:space="preserve"> be undone. </w:t>
      </w:r>
    </w:p>
    <w:p w14:paraId="276F5449" w14:textId="6FBB7391"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The Global Environment's drop-down allows you to look at all the packages that are currently loaded in your environment.</w:t>
      </w:r>
    </w:p>
    <w:p w14:paraId="5AFE0968" w14:textId="08E12D79"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When you click on the History tab, you'll be able to see all the code you've executed, but only in this session either from the console or from the source location of the data.</w:t>
      </w:r>
    </w:p>
    <w:p w14:paraId="616650EF" w14:textId="77777777"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You can double click on an entry to paste it into console. </w:t>
      </w:r>
    </w:p>
    <w:p w14:paraId="2D3BC30F" w14:textId="77777777"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This ends the video on environment and history. </w:t>
      </w:r>
    </w:p>
    <w:p w14:paraId="482DF21B" w14:textId="419A2D4F"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We encourage you to take some time to practice what you've learned, as well as doing the lab. </w:t>
      </w:r>
    </w:p>
    <w:p w14:paraId="25ADC7A2" w14:textId="77777777" w:rsidR="001E4D96" w:rsidRPr="00CD7412" w:rsidRDefault="001E4D96" w:rsidP="001E4D96">
      <w:pPr>
        <w:shd w:val="clear" w:color="auto" w:fill="FFFFFF"/>
        <w:spacing w:before="120" w:after="120" w:line="276" w:lineRule="auto"/>
        <w:jc w:val="both"/>
        <w:rPr>
          <w:rFonts w:ascii="Bookman Old Style" w:eastAsia="Times New Roman" w:hAnsi="Bookman Old Style" w:cs="Arial"/>
          <w:color w:val="333333"/>
        </w:rPr>
      </w:pPr>
      <w:r w:rsidRPr="00CD7412">
        <w:rPr>
          <w:rFonts w:ascii="Bookman Old Style" w:eastAsia="Times New Roman" w:hAnsi="Bookman Old Style" w:cs="Arial"/>
          <w:color w:val="333333"/>
        </w:rPr>
        <w:t>Thanks for watching. </w:t>
      </w:r>
    </w:p>
    <w:p w14:paraId="2C785106" w14:textId="52C90BEF" w:rsidR="001E4D96" w:rsidRPr="00CD7412" w:rsidRDefault="001E4D96" w:rsidP="00163C54">
      <w:pPr>
        <w:shd w:val="clear" w:color="auto" w:fill="FFFFFF"/>
        <w:spacing w:before="120" w:after="120" w:line="276" w:lineRule="auto"/>
        <w:jc w:val="both"/>
        <w:rPr>
          <w:rFonts w:ascii="Bookman Old Style" w:eastAsia="Times New Roman" w:hAnsi="Bookman Old Style" w:cs="Arial"/>
          <w:color w:val="333333"/>
        </w:rPr>
      </w:pPr>
    </w:p>
    <w:p w14:paraId="05DBC0AC" w14:textId="5A7B28BA" w:rsidR="001E4D96" w:rsidRPr="00CD7412" w:rsidRDefault="001E4D96" w:rsidP="00163C54">
      <w:pPr>
        <w:shd w:val="clear" w:color="auto" w:fill="FFFFFF"/>
        <w:spacing w:before="120" w:after="120" w:line="276" w:lineRule="auto"/>
        <w:jc w:val="both"/>
        <w:rPr>
          <w:rFonts w:ascii="Bookman Old Style" w:eastAsia="Times New Roman" w:hAnsi="Bookman Old Style" w:cs="Arial"/>
          <w:color w:val="333333"/>
        </w:rPr>
      </w:pPr>
    </w:p>
    <w:p w14:paraId="4D39CAFB" w14:textId="77777777" w:rsidR="001E4D96" w:rsidRPr="00CD7412" w:rsidRDefault="001E4D96" w:rsidP="001E4D96">
      <w:pPr>
        <w:shd w:val="clear" w:color="auto" w:fill="FFFFFF"/>
        <w:spacing w:after="0" w:line="240" w:lineRule="auto"/>
        <w:outlineLvl w:val="1"/>
        <w:rPr>
          <w:rFonts w:ascii="Bookman Old Style" w:eastAsia="Times New Roman" w:hAnsi="Bookman Old Style" w:cs="Arial"/>
          <w:color w:val="1F1F1F"/>
          <w:sz w:val="45"/>
          <w:szCs w:val="45"/>
        </w:rPr>
      </w:pPr>
      <w:r w:rsidRPr="00CD7412">
        <w:rPr>
          <w:rFonts w:ascii="Bookman Old Style" w:eastAsia="Times New Roman" w:hAnsi="Bookman Old Style" w:cs="Arial"/>
          <w:color w:val="1F1F1F"/>
          <w:sz w:val="45"/>
          <w:szCs w:val="45"/>
        </w:rPr>
        <w:t>Lab - RStudio - The Basics</w:t>
      </w:r>
    </w:p>
    <w:p w14:paraId="3D2CEFE0" w14:textId="77777777" w:rsidR="001E4D96" w:rsidRPr="00CD7412" w:rsidRDefault="001E4D96" w:rsidP="001E4D96">
      <w:pPr>
        <w:shd w:val="clear" w:color="auto" w:fill="FFFFFF"/>
        <w:spacing w:after="180" w:line="360" w:lineRule="atLeast"/>
        <w:outlineLvl w:val="2"/>
        <w:rPr>
          <w:rFonts w:ascii="Bookman Old Style" w:eastAsia="Times New Roman" w:hAnsi="Bookman Old Style" w:cs="Arial"/>
          <w:color w:val="1F1F1F"/>
          <w:sz w:val="24"/>
          <w:szCs w:val="24"/>
        </w:rPr>
      </w:pPr>
      <w:r w:rsidRPr="00CD7412">
        <w:rPr>
          <w:rFonts w:ascii="Bookman Old Style" w:eastAsia="Times New Roman" w:hAnsi="Bookman Old Style" w:cs="Arial"/>
          <w:b/>
          <w:bCs/>
          <w:color w:val="1F1F1F"/>
          <w:sz w:val="24"/>
          <w:szCs w:val="24"/>
        </w:rPr>
        <w:t>Exercise 1 - Running your first R code in RStudio IDE</w:t>
      </w:r>
    </w:p>
    <w:p w14:paraId="7FFB4567" w14:textId="77777777" w:rsidR="001E4D96" w:rsidRPr="00CD7412" w:rsidRDefault="001E4D96" w:rsidP="001E4D96">
      <w:pPr>
        <w:numPr>
          <w:ilvl w:val="0"/>
          <w:numId w:val="17"/>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To launch </w:t>
      </w:r>
      <w:r w:rsidRPr="00CD7412">
        <w:rPr>
          <w:rFonts w:ascii="Bookman Old Style" w:eastAsia="Times New Roman" w:hAnsi="Bookman Old Style" w:cs="Arial"/>
          <w:b/>
          <w:bCs/>
          <w:color w:val="1F1F1F"/>
          <w:sz w:val="21"/>
          <w:szCs w:val="21"/>
        </w:rPr>
        <w:t>RStudio IDE</w:t>
      </w:r>
      <w:r w:rsidRPr="00CD7412">
        <w:rPr>
          <w:rFonts w:ascii="Bookman Old Style" w:eastAsia="Times New Roman" w:hAnsi="Bookman Old Style" w:cs="Arial"/>
          <w:color w:val="1F1F1F"/>
          <w:sz w:val="21"/>
          <w:szCs w:val="21"/>
        </w:rPr>
        <w:t> on Skills Network Labs, click on the "</w:t>
      </w:r>
      <w:r w:rsidRPr="00CD7412">
        <w:rPr>
          <w:rFonts w:ascii="Bookman Old Style" w:eastAsia="Times New Roman" w:hAnsi="Bookman Old Style" w:cs="Arial"/>
          <w:b/>
          <w:bCs/>
          <w:color w:val="1F1F1F"/>
          <w:sz w:val="21"/>
          <w:szCs w:val="21"/>
        </w:rPr>
        <w:t>Open Tool</w:t>
      </w:r>
      <w:r w:rsidRPr="00CD7412">
        <w:rPr>
          <w:rFonts w:ascii="Bookman Old Style" w:eastAsia="Times New Roman" w:hAnsi="Bookman Old Style" w:cs="Arial"/>
          <w:color w:val="1F1F1F"/>
          <w:sz w:val="21"/>
          <w:szCs w:val="21"/>
        </w:rPr>
        <w:t>" </w:t>
      </w:r>
      <w:r w:rsidRPr="00CD7412">
        <w:rPr>
          <w:rFonts w:ascii="Bookman Old Style" w:eastAsia="Times New Roman" w:hAnsi="Bookman Old Style" w:cs="Arial"/>
          <w:b/>
          <w:bCs/>
          <w:color w:val="1F1F1F"/>
          <w:sz w:val="21"/>
          <w:szCs w:val="21"/>
        </w:rPr>
        <w:t>button</w:t>
      </w:r>
      <w:r w:rsidRPr="00CD7412">
        <w:rPr>
          <w:rFonts w:ascii="Bookman Old Style" w:eastAsia="Times New Roman" w:hAnsi="Bookman Old Style" w:cs="Arial"/>
          <w:color w:val="1F1F1F"/>
          <w:sz w:val="21"/>
          <w:szCs w:val="21"/>
        </w:rPr>
        <w:t> below.</w:t>
      </w:r>
    </w:p>
    <w:p w14:paraId="65A2893C" w14:textId="77777777" w:rsidR="001E4D96" w:rsidRPr="00CD7412" w:rsidRDefault="001E4D96" w:rsidP="001E4D96">
      <w:pPr>
        <w:numPr>
          <w:ilvl w:val="0"/>
          <w:numId w:val="17"/>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With RStudio IDE open in your browser, click within the </w:t>
      </w:r>
      <w:r w:rsidRPr="00CD7412">
        <w:rPr>
          <w:rFonts w:ascii="Bookman Old Style" w:eastAsia="Times New Roman" w:hAnsi="Bookman Old Style" w:cs="Arial"/>
          <w:b/>
          <w:bCs/>
          <w:color w:val="1F1F1F"/>
          <w:sz w:val="21"/>
          <w:szCs w:val="21"/>
        </w:rPr>
        <w:t>Console</w:t>
      </w:r>
      <w:r w:rsidRPr="00CD7412">
        <w:rPr>
          <w:rFonts w:ascii="Bookman Old Style" w:eastAsia="Times New Roman" w:hAnsi="Bookman Old Style" w:cs="Arial"/>
          <w:color w:val="1F1F1F"/>
          <w:sz w:val="21"/>
          <w:szCs w:val="21"/>
        </w:rPr>
        <w:t xml:space="preserve"> window in the lower </w:t>
      </w:r>
      <w:proofErr w:type="spellStart"/>
      <w:r w:rsidRPr="00CD7412">
        <w:rPr>
          <w:rFonts w:ascii="Bookman Old Style" w:eastAsia="Times New Roman" w:hAnsi="Bookman Old Style" w:cs="Arial"/>
          <w:color w:val="1F1F1F"/>
          <w:sz w:val="21"/>
          <w:szCs w:val="21"/>
        </w:rPr>
        <w:t>lefthand</w:t>
      </w:r>
      <w:proofErr w:type="spellEnd"/>
      <w:r w:rsidRPr="00CD7412">
        <w:rPr>
          <w:rFonts w:ascii="Bookman Old Style" w:eastAsia="Times New Roman" w:hAnsi="Bookman Old Style" w:cs="Arial"/>
          <w:color w:val="1F1F1F"/>
          <w:sz w:val="21"/>
          <w:szCs w:val="21"/>
        </w:rPr>
        <w:t xml:space="preserve"> corner.</w:t>
      </w:r>
    </w:p>
    <w:p w14:paraId="2777B6B6" w14:textId="77777777" w:rsidR="001E4D96" w:rsidRPr="00CD7412" w:rsidRDefault="001E4D96" w:rsidP="001E4D96">
      <w:pPr>
        <w:numPr>
          <w:ilvl w:val="0"/>
          <w:numId w:val="17"/>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Type in "</w:t>
      </w:r>
      <w:r w:rsidRPr="00CD7412">
        <w:rPr>
          <w:rFonts w:ascii="Bookman Old Style" w:eastAsia="Times New Roman" w:hAnsi="Bookman Old Style" w:cs="Arial"/>
          <w:b/>
          <w:bCs/>
          <w:color w:val="1F1F1F"/>
          <w:sz w:val="21"/>
          <w:szCs w:val="21"/>
        </w:rPr>
        <w:t>1 + 1</w:t>
      </w:r>
      <w:r w:rsidRPr="00CD7412">
        <w:rPr>
          <w:rFonts w:ascii="Bookman Old Style" w:eastAsia="Times New Roman" w:hAnsi="Bookman Old Style" w:cs="Arial"/>
          <w:color w:val="1F1F1F"/>
          <w:sz w:val="21"/>
          <w:szCs w:val="21"/>
        </w:rPr>
        <w:t>", without quotation marks and press </w:t>
      </w:r>
      <w:r w:rsidRPr="00CD7412">
        <w:rPr>
          <w:rFonts w:ascii="Bookman Old Style" w:eastAsia="Times New Roman" w:hAnsi="Bookman Old Style" w:cs="Arial"/>
          <w:b/>
          <w:bCs/>
          <w:color w:val="1F1F1F"/>
          <w:sz w:val="21"/>
          <w:szCs w:val="21"/>
        </w:rPr>
        <w:t>Enter</w:t>
      </w:r>
      <w:r w:rsidRPr="00CD7412">
        <w:rPr>
          <w:rFonts w:ascii="Bookman Old Style" w:eastAsia="Times New Roman" w:hAnsi="Bookman Old Style" w:cs="Arial"/>
          <w:color w:val="1F1F1F"/>
          <w:sz w:val="21"/>
          <w:szCs w:val="21"/>
        </w:rPr>
        <w:t> to run the R code.</w:t>
      </w:r>
    </w:p>
    <w:p w14:paraId="36A93DE2" w14:textId="77777777" w:rsidR="001E4D96" w:rsidRPr="00CD7412" w:rsidRDefault="001E4D96" w:rsidP="001E4D96">
      <w:pPr>
        <w:numPr>
          <w:ilvl w:val="0"/>
          <w:numId w:val="17"/>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You should see the result: "</w:t>
      </w:r>
      <w:r w:rsidRPr="00CD7412">
        <w:rPr>
          <w:rFonts w:ascii="Bookman Old Style" w:eastAsia="Times New Roman" w:hAnsi="Bookman Old Style" w:cs="Arial"/>
          <w:b/>
          <w:bCs/>
          <w:color w:val="1F1F1F"/>
          <w:sz w:val="21"/>
          <w:szCs w:val="21"/>
        </w:rPr>
        <w:t>[1] 2</w:t>
      </w:r>
      <w:r w:rsidRPr="00CD7412">
        <w:rPr>
          <w:rFonts w:ascii="Bookman Old Style" w:eastAsia="Times New Roman" w:hAnsi="Bookman Old Style" w:cs="Arial"/>
          <w:color w:val="1F1F1F"/>
          <w:sz w:val="21"/>
          <w:szCs w:val="21"/>
        </w:rPr>
        <w:t>". Note that the "[1]" simply refers to the [n]</w:t>
      </w:r>
      <w:proofErr w:type="spellStart"/>
      <w:r w:rsidRPr="00CD7412">
        <w:rPr>
          <w:rFonts w:ascii="Bookman Old Style" w:eastAsia="Times New Roman" w:hAnsi="Bookman Old Style" w:cs="Arial"/>
          <w:color w:val="1F1F1F"/>
          <w:sz w:val="21"/>
          <w:szCs w:val="21"/>
        </w:rPr>
        <w:t>th</w:t>
      </w:r>
      <w:proofErr w:type="spellEnd"/>
      <w:r w:rsidRPr="00CD7412">
        <w:rPr>
          <w:rFonts w:ascii="Bookman Old Style" w:eastAsia="Times New Roman" w:hAnsi="Bookman Old Style" w:cs="Arial"/>
          <w:color w:val="1F1F1F"/>
          <w:sz w:val="21"/>
          <w:szCs w:val="21"/>
        </w:rPr>
        <w:t xml:space="preserve"> item returned in the output.</w:t>
      </w:r>
    </w:p>
    <w:p w14:paraId="15B7D1CF" w14:textId="77777777" w:rsidR="001E4D96" w:rsidRPr="00CD7412" w:rsidRDefault="001E4D96" w:rsidP="001E4D96">
      <w:pPr>
        <w:numPr>
          <w:ilvl w:val="0"/>
          <w:numId w:val="17"/>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Now try running "</w:t>
      </w:r>
      <w:r w:rsidRPr="00CD7412">
        <w:rPr>
          <w:rFonts w:ascii="Bookman Old Style" w:eastAsia="Times New Roman" w:hAnsi="Bookman Old Style" w:cs="Arial"/>
          <w:b/>
          <w:bCs/>
          <w:color w:val="1F1F1F"/>
          <w:sz w:val="21"/>
          <w:szCs w:val="21"/>
        </w:rPr>
        <w:t>1:1000</w:t>
      </w:r>
      <w:r w:rsidRPr="00CD7412">
        <w:rPr>
          <w:rFonts w:ascii="Bookman Old Style" w:eastAsia="Times New Roman" w:hAnsi="Bookman Old Style" w:cs="Arial"/>
          <w:color w:val="1F1F1F"/>
          <w:sz w:val="21"/>
          <w:szCs w:val="21"/>
        </w:rPr>
        <w:t>" in your console, which should display the first 1000 integers from 1 to 1000.</w:t>
      </w:r>
    </w:p>
    <w:p w14:paraId="47F8A959" w14:textId="77777777" w:rsidR="001E4D96" w:rsidRPr="00CD7412" w:rsidRDefault="001E4D96" w:rsidP="001E4D96">
      <w:pPr>
        <w:shd w:val="clear" w:color="auto" w:fill="FFFFFF"/>
        <w:spacing w:before="540" w:after="180" w:line="360" w:lineRule="atLeast"/>
        <w:outlineLvl w:val="2"/>
        <w:rPr>
          <w:rFonts w:ascii="Bookman Old Style" w:eastAsia="Times New Roman" w:hAnsi="Bookman Old Style" w:cs="Arial"/>
          <w:color w:val="1F1F1F"/>
          <w:sz w:val="24"/>
          <w:szCs w:val="24"/>
        </w:rPr>
      </w:pPr>
      <w:r w:rsidRPr="00CD7412">
        <w:rPr>
          <w:rFonts w:ascii="Bookman Old Style" w:eastAsia="Times New Roman" w:hAnsi="Bookman Old Style" w:cs="Arial"/>
          <w:b/>
          <w:bCs/>
          <w:color w:val="1F1F1F"/>
          <w:sz w:val="24"/>
          <w:szCs w:val="24"/>
        </w:rPr>
        <w:t>Exercise 2 - Create a new R script</w:t>
      </w:r>
    </w:p>
    <w:p w14:paraId="2985892F" w14:textId="77777777" w:rsidR="001E4D96" w:rsidRPr="00CD7412" w:rsidRDefault="001E4D96" w:rsidP="001E4D96">
      <w:pPr>
        <w:numPr>
          <w:ilvl w:val="0"/>
          <w:numId w:val="18"/>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lastRenderedPageBreak/>
        <w:t>Go to "</w:t>
      </w:r>
      <w:r w:rsidRPr="00CD7412">
        <w:rPr>
          <w:rFonts w:ascii="Bookman Old Style" w:eastAsia="Times New Roman" w:hAnsi="Bookman Old Style" w:cs="Arial"/>
          <w:b/>
          <w:bCs/>
          <w:color w:val="1F1F1F"/>
          <w:sz w:val="21"/>
          <w:szCs w:val="21"/>
        </w:rPr>
        <w:t>File</w:t>
      </w:r>
      <w:r w:rsidRPr="00CD7412">
        <w:rPr>
          <w:rFonts w:ascii="Bookman Old Style" w:eastAsia="Times New Roman" w:hAnsi="Bookman Old Style" w:cs="Arial"/>
          <w:color w:val="1F1F1F"/>
          <w:sz w:val="21"/>
          <w:szCs w:val="21"/>
        </w:rPr>
        <w:t>" then "</w:t>
      </w:r>
      <w:r w:rsidRPr="00CD7412">
        <w:rPr>
          <w:rFonts w:ascii="Bookman Old Style" w:eastAsia="Times New Roman" w:hAnsi="Bookman Old Style" w:cs="Arial"/>
          <w:b/>
          <w:bCs/>
          <w:color w:val="1F1F1F"/>
          <w:sz w:val="21"/>
          <w:szCs w:val="21"/>
        </w:rPr>
        <w:t>New File</w:t>
      </w:r>
      <w:r w:rsidRPr="00CD7412">
        <w:rPr>
          <w:rFonts w:ascii="Bookman Old Style" w:eastAsia="Times New Roman" w:hAnsi="Bookman Old Style" w:cs="Arial"/>
          <w:color w:val="1F1F1F"/>
          <w:sz w:val="21"/>
          <w:szCs w:val="21"/>
        </w:rPr>
        <w:t>" then "</w:t>
      </w:r>
      <w:r w:rsidRPr="00CD7412">
        <w:rPr>
          <w:rFonts w:ascii="Bookman Old Style" w:eastAsia="Times New Roman" w:hAnsi="Bookman Old Style" w:cs="Arial"/>
          <w:b/>
          <w:bCs/>
          <w:color w:val="1F1F1F"/>
          <w:sz w:val="21"/>
          <w:szCs w:val="21"/>
        </w:rPr>
        <w:t>R Script</w:t>
      </w:r>
      <w:r w:rsidRPr="00CD7412">
        <w:rPr>
          <w:rFonts w:ascii="Bookman Old Style" w:eastAsia="Times New Roman" w:hAnsi="Bookman Old Style" w:cs="Arial"/>
          <w:color w:val="1F1F1F"/>
          <w:sz w:val="21"/>
          <w:szCs w:val="21"/>
        </w:rPr>
        <w:t>".</w:t>
      </w:r>
    </w:p>
    <w:p w14:paraId="02EC9F5A" w14:textId="77777777" w:rsidR="001E4D96" w:rsidRPr="00CD7412" w:rsidRDefault="001E4D96" w:rsidP="001E4D96">
      <w:pPr>
        <w:numPr>
          <w:ilvl w:val="0"/>
          <w:numId w:val="18"/>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In your R script window, type "</w:t>
      </w:r>
      <w:r w:rsidRPr="00CD7412">
        <w:rPr>
          <w:rFonts w:ascii="Bookman Old Style" w:eastAsia="Times New Roman" w:hAnsi="Bookman Old Style" w:cs="Arial"/>
          <w:b/>
          <w:bCs/>
          <w:color w:val="1F1F1F"/>
          <w:sz w:val="21"/>
          <w:szCs w:val="21"/>
        </w:rPr>
        <w:t>x &lt;- 1</w:t>
      </w:r>
      <w:r w:rsidRPr="00CD7412">
        <w:rPr>
          <w:rFonts w:ascii="Bookman Old Style" w:eastAsia="Times New Roman" w:hAnsi="Bookman Old Style" w:cs="Arial"/>
          <w:color w:val="1F1F1F"/>
          <w:sz w:val="21"/>
          <w:szCs w:val="21"/>
        </w:rPr>
        <w:t>" or "x = 1". Both do the same thing, but in R, variables are traditionally assigned using the "&lt;-" syntax, which resembles a leftward-pointing arrow.</w:t>
      </w:r>
    </w:p>
    <w:p w14:paraId="4AA9F9EA" w14:textId="77777777" w:rsidR="001E4D96" w:rsidRPr="00CD7412" w:rsidRDefault="001E4D96" w:rsidP="001E4D96">
      <w:pPr>
        <w:numPr>
          <w:ilvl w:val="0"/>
          <w:numId w:val="18"/>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b/>
          <w:bCs/>
          <w:color w:val="1F1F1F"/>
          <w:sz w:val="21"/>
          <w:szCs w:val="21"/>
        </w:rPr>
        <w:t>Execute the code from the script window</w:t>
      </w:r>
      <w:r w:rsidRPr="00CD7412">
        <w:rPr>
          <w:rFonts w:ascii="Bookman Old Style" w:eastAsia="Times New Roman" w:hAnsi="Bookman Old Style" w:cs="Arial"/>
          <w:color w:val="1F1F1F"/>
          <w:sz w:val="21"/>
          <w:szCs w:val="21"/>
        </w:rPr>
        <w:t>, either by pressing the "</w:t>
      </w:r>
      <w:r w:rsidRPr="00CD7412">
        <w:rPr>
          <w:rFonts w:ascii="Bookman Old Style" w:eastAsia="Times New Roman" w:hAnsi="Bookman Old Style" w:cs="Arial"/>
          <w:b/>
          <w:bCs/>
          <w:color w:val="1F1F1F"/>
          <w:sz w:val="21"/>
          <w:szCs w:val="21"/>
        </w:rPr>
        <w:t>Run</w:t>
      </w:r>
      <w:r w:rsidRPr="00CD7412">
        <w:rPr>
          <w:rFonts w:ascii="Bookman Old Style" w:eastAsia="Times New Roman" w:hAnsi="Bookman Old Style" w:cs="Arial"/>
          <w:color w:val="1F1F1F"/>
          <w:sz w:val="21"/>
          <w:szCs w:val="21"/>
        </w:rPr>
        <w:t>" button or by pressing "</w:t>
      </w:r>
      <w:proofErr w:type="spellStart"/>
      <w:r w:rsidRPr="00CD7412">
        <w:rPr>
          <w:rFonts w:ascii="Bookman Old Style" w:eastAsia="Times New Roman" w:hAnsi="Bookman Old Style" w:cs="Arial"/>
          <w:b/>
          <w:bCs/>
          <w:color w:val="1F1F1F"/>
          <w:sz w:val="21"/>
          <w:szCs w:val="21"/>
        </w:rPr>
        <w:t>Ctrl+Enter</w:t>
      </w:r>
      <w:proofErr w:type="spellEnd"/>
      <w:r w:rsidRPr="00CD7412">
        <w:rPr>
          <w:rFonts w:ascii="Bookman Old Style" w:eastAsia="Times New Roman" w:hAnsi="Bookman Old Style" w:cs="Arial"/>
          <w:b/>
          <w:bCs/>
          <w:color w:val="1F1F1F"/>
          <w:sz w:val="21"/>
          <w:szCs w:val="21"/>
        </w:rPr>
        <w:t xml:space="preserve"> (Windows)</w:t>
      </w:r>
      <w:r w:rsidRPr="00CD7412">
        <w:rPr>
          <w:rFonts w:ascii="Bookman Old Style" w:eastAsia="Times New Roman" w:hAnsi="Bookman Old Style" w:cs="Arial"/>
          <w:color w:val="1F1F1F"/>
          <w:sz w:val="21"/>
          <w:szCs w:val="21"/>
        </w:rPr>
        <w:t>" or "</w:t>
      </w:r>
      <w:proofErr w:type="spellStart"/>
      <w:r w:rsidRPr="00CD7412">
        <w:rPr>
          <w:rFonts w:ascii="Bookman Old Style" w:eastAsia="Times New Roman" w:hAnsi="Bookman Old Style" w:cs="Arial"/>
          <w:b/>
          <w:bCs/>
          <w:color w:val="1F1F1F"/>
          <w:sz w:val="21"/>
          <w:szCs w:val="21"/>
        </w:rPr>
        <w:t>Cmd+Enter</w:t>
      </w:r>
      <w:proofErr w:type="spellEnd"/>
      <w:r w:rsidRPr="00CD7412">
        <w:rPr>
          <w:rFonts w:ascii="Bookman Old Style" w:eastAsia="Times New Roman" w:hAnsi="Bookman Old Style" w:cs="Arial"/>
          <w:b/>
          <w:bCs/>
          <w:color w:val="1F1F1F"/>
          <w:sz w:val="21"/>
          <w:szCs w:val="21"/>
        </w:rPr>
        <w:t xml:space="preserve"> (Mac)</w:t>
      </w:r>
      <w:r w:rsidRPr="00CD7412">
        <w:rPr>
          <w:rFonts w:ascii="Bookman Old Style" w:eastAsia="Times New Roman" w:hAnsi="Bookman Old Style" w:cs="Arial"/>
          <w:color w:val="1F1F1F"/>
          <w:sz w:val="21"/>
          <w:szCs w:val="21"/>
        </w:rPr>
        <w:t>" on your keyboard. You should see that the code was properly run in the console.</w:t>
      </w:r>
    </w:p>
    <w:p w14:paraId="75E56504" w14:textId="77777777" w:rsidR="001E4D96" w:rsidRPr="00CD7412" w:rsidRDefault="001E4D96" w:rsidP="001E4D96">
      <w:pPr>
        <w:numPr>
          <w:ilvl w:val="0"/>
          <w:numId w:val="18"/>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Notice that in the upper-righthand window under "</w:t>
      </w:r>
      <w:r w:rsidRPr="00CD7412">
        <w:rPr>
          <w:rFonts w:ascii="Bookman Old Style" w:eastAsia="Times New Roman" w:hAnsi="Bookman Old Style" w:cs="Arial"/>
          <w:b/>
          <w:bCs/>
          <w:color w:val="1F1F1F"/>
          <w:sz w:val="21"/>
          <w:szCs w:val="21"/>
        </w:rPr>
        <w:t>Environment</w:t>
      </w:r>
      <w:r w:rsidRPr="00CD7412">
        <w:rPr>
          <w:rFonts w:ascii="Bookman Old Style" w:eastAsia="Times New Roman" w:hAnsi="Bookman Old Style" w:cs="Arial"/>
          <w:color w:val="1F1F1F"/>
          <w:sz w:val="21"/>
          <w:szCs w:val="21"/>
        </w:rPr>
        <w:t>", you should now see a new variable for "</w:t>
      </w:r>
      <w:r w:rsidRPr="00CD7412">
        <w:rPr>
          <w:rFonts w:ascii="Bookman Old Style" w:eastAsia="Times New Roman" w:hAnsi="Bookman Old Style" w:cs="Arial"/>
          <w:b/>
          <w:bCs/>
          <w:color w:val="1F1F1F"/>
          <w:sz w:val="21"/>
          <w:szCs w:val="21"/>
        </w:rPr>
        <w:t>x</w:t>
      </w:r>
      <w:r w:rsidRPr="00CD7412">
        <w:rPr>
          <w:rFonts w:ascii="Bookman Old Style" w:eastAsia="Times New Roman" w:hAnsi="Bookman Old Style" w:cs="Arial"/>
          <w:color w:val="1F1F1F"/>
          <w:sz w:val="21"/>
          <w:szCs w:val="21"/>
        </w:rPr>
        <w:t>", with a value of "</w:t>
      </w:r>
      <w:r w:rsidRPr="00CD7412">
        <w:rPr>
          <w:rFonts w:ascii="Bookman Old Style" w:eastAsia="Times New Roman" w:hAnsi="Bookman Old Style" w:cs="Arial"/>
          <w:b/>
          <w:bCs/>
          <w:color w:val="1F1F1F"/>
          <w:sz w:val="21"/>
          <w:szCs w:val="21"/>
        </w:rPr>
        <w:t>1</w:t>
      </w:r>
      <w:r w:rsidRPr="00CD7412">
        <w:rPr>
          <w:rFonts w:ascii="Bookman Old Style" w:eastAsia="Times New Roman" w:hAnsi="Bookman Old Style" w:cs="Arial"/>
          <w:color w:val="1F1F1F"/>
          <w:sz w:val="21"/>
          <w:szCs w:val="21"/>
        </w:rPr>
        <w:t>".</w:t>
      </w:r>
    </w:p>
    <w:p w14:paraId="7C614794" w14:textId="77777777" w:rsidR="001E4D96" w:rsidRPr="00CD7412" w:rsidRDefault="001E4D96" w:rsidP="001E4D96">
      <w:pPr>
        <w:numPr>
          <w:ilvl w:val="0"/>
          <w:numId w:val="18"/>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Try adding </w:t>
      </w:r>
      <w:r w:rsidRPr="00CD7412">
        <w:rPr>
          <w:rFonts w:ascii="Bookman Old Style" w:eastAsia="Times New Roman" w:hAnsi="Bookman Old Style" w:cs="Arial"/>
          <w:b/>
          <w:bCs/>
          <w:color w:val="1F1F1F"/>
          <w:sz w:val="21"/>
          <w:szCs w:val="21"/>
        </w:rPr>
        <w:t>100 to x</w:t>
      </w:r>
      <w:r w:rsidRPr="00CD7412">
        <w:rPr>
          <w:rFonts w:ascii="Bookman Old Style" w:eastAsia="Times New Roman" w:hAnsi="Bookman Old Style" w:cs="Arial"/>
          <w:color w:val="1F1F1F"/>
          <w:sz w:val="21"/>
          <w:szCs w:val="21"/>
        </w:rPr>
        <w:t> from the script window and confirm the result in the Console.</w:t>
      </w:r>
    </w:p>
    <w:p w14:paraId="3B040628" w14:textId="77777777" w:rsidR="001E4D96" w:rsidRPr="00CD7412" w:rsidRDefault="001E4D96" w:rsidP="001E4D96">
      <w:pPr>
        <w:shd w:val="clear" w:color="auto" w:fill="FFFFFF"/>
        <w:spacing w:before="540" w:after="180" w:line="360" w:lineRule="atLeast"/>
        <w:outlineLvl w:val="2"/>
        <w:rPr>
          <w:rFonts w:ascii="Bookman Old Style" w:eastAsia="Times New Roman" w:hAnsi="Bookman Old Style" w:cs="Arial"/>
          <w:color w:val="1F1F1F"/>
          <w:sz w:val="24"/>
          <w:szCs w:val="24"/>
        </w:rPr>
      </w:pPr>
      <w:r w:rsidRPr="00CD7412">
        <w:rPr>
          <w:rFonts w:ascii="Bookman Old Style" w:eastAsia="Times New Roman" w:hAnsi="Bookman Old Style" w:cs="Arial"/>
          <w:b/>
          <w:bCs/>
          <w:color w:val="1F1F1F"/>
          <w:sz w:val="24"/>
          <w:szCs w:val="24"/>
        </w:rPr>
        <w:t>Exercise 3 - Save your new R script</w:t>
      </w:r>
    </w:p>
    <w:p w14:paraId="246CFD15" w14:textId="77777777" w:rsidR="001E4D96" w:rsidRPr="00CD7412" w:rsidRDefault="001E4D96" w:rsidP="001E4D96">
      <w:pPr>
        <w:numPr>
          <w:ilvl w:val="0"/>
          <w:numId w:val="19"/>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Go to "</w:t>
      </w:r>
      <w:r w:rsidRPr="00CD7412">
        <w:rPr>
          <w:rFonts w:ascii="Bookman Old Style" w:eastAsia="Times New Roman" w:hAnsi="Bookman Old Style" w:cs="Arial"/>
          <w:b/>
          <w:bCs/>
          <w:color w:val="1F1F1F"/>
          <w:sz w:val="21"/>
          <w:szCs w:val="21"/>
        </w:rPr>
        <w:t>File</w:t>
      </w:r>
      <w:r w:rsidRPr="00CD7412">
        <w:rPr>
          <w:rFonts w:ascii="Bookman Old Style" w:eastAsia="Times New Roman" w:hAnsi="Bookman Old Style" w:cs="Arial"/>
          <w:color w:val="1F1F1F"/>
          <w:sz w:val="21"/>
          <w:szCs w:val="21"/>
        </w:rPr>
        <w:t>", then "</w:t>
      </w:r>
      <w:r w:rsidRPr="00CD7412">
        <w:rPr>
          <w:rFonts w:ascii="Bookman Old Style" w:eastAsia="Times New Roman" w:hAnsi="Bookman Old Style" w:cs="Arial"/>
          <w:b/>
          <w:bCs/>
          <w:color w:val="1F1F1F"/>
          <w:sz w:val="21"/>
          <w:szCs w:val="21"/>
        </w:rPr>
        <w:t>Save</w:t>
      </w:r>
      <w:r w:rsidRPr="00CD7412">
        <w:rPr>
          <w:rFonts w:ascii="Bookman Old Style" w:eastAsia="Times New Roman" w:hAnsi="Bookman Old Style" w:cs="Arial"/>
          <w:color w:val="1F1F1F"/>
          <w:sz w:val="21"/>
          <w:szCs w:val="21"/>
        </w:rPr>
        <w:t>" to save your R script. Alternatively, you can go to "File" then "Save As..." to choose a filename and where you want to save your file.</w:t>
      </w:r>
    </w:p>
    <w:p w14:paraId="0435CC39" w14:textId="77777777" w:rsidR="001E4D96" w:rsidRPr="00CD7412" w:rsidRDefault="001E4D96" w:rsidP="001E4D96">
      <w:pPr>
        <w:numPr>
          <w:ilvl w:val="0"/>
          <w:numId w:val="19"/>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In the bottom right-hand window for "</w:t>
      </w:r>
      <w:r w:rsidRPr="00CD7412">
        <w:rPr>
          <w:rFonts w:ascii="Bookman Old Style" w:eastAsia="Times New Roman" w:hAnsi="Bookman Old Style" w:cs="Arial"/>
          <w:b/>
          <w:bCs/>
          <w:color w:val="1F1F1F"/>
          <w:sz w:val="21"/>
          <w:szCs w:val="21"/>
        </w:rPr>
        <w:t>Files</w:t>
      </w:r>
      <w:r w:rsidRPr="00CD7412">
        <w:rPr>
          <w:rFonts w:ascii="Bookman Old Style" w:eastAsia="Times New Roman" w:hAnsi="Bookman Old Style" w:cs="Arial"/>
          <w:color w:val="1F1F1F"/>
          <w:sz w:val="21"/>
          <w:szCs w:val="21"/>
        </w:rPr>
        <w:t>", you should now be able to navigate the </w:t>
      </w:r>
      <w:r w:rsidRPr="00CD7412">
        <w:rPr>
          <w:rFonts w:ascii="Bookman Old Style" w:eastAsia="Times New Roman" w:hAnsi="Bookman Old Style" w:cs="Arial"/>
          <w:b/>
          <w:bCs/>
          <w:color w:val="1F1F1F"/>
          <w:sz w:val="21"/>
          <w:szCs w:val="21"/>
        </w:rPr>
        <w:t>folders</w:t>
      </w:r>
      <w:r w:rsidRPr="00CD7412">
        <w:rPr>
          <w:rFonts w:ascii="Bookman Old Style" w:eastAsia="Times New Roman" w:hAnsi="Bookman Old Style" w:cs="Arial"/>
          <w:color w:val="1F1F1F"/>
          <w:sz w:val="21"/>
          <w:szCs w:val="21"/>
        </w:rPr>
        <w:t> and find your current R Script.</w:t>
      </w:r>
    </w:p>
    <w:p w14:paraId="1EE86606" w14:textId="77777777" w:rsidR="001E4D96" w:rsidRPr="00CD7412" w:rsidRDefault="001E4D96" w:rsidP="001E4D96">
      <w:pPr>
        <w:numPr>
          <w:ilvl w:val="0"/>
          <w:numId w:val="19"/>
        </w:numPr>
        <w:shd w:val="clear" w:color="auto" w:fill="FFFFFF"/>
        <w:spacing w:before="100" w:beforeAutospacing="1" w:after="150" w:line="240" w:lineRule="auto"/>
        <w:ind w:left="450"/>
        <w:rPr>
          <w:rFonts w:ascii="Bookman Old Style" w:eastAsia="Times New Roman" w:hAnsi="Bookman Old Style" w:cs="Arial"/>
          <w:color w:val="1F1F1F"/>
          <w:sz w:val="21"/>
          <w:szCs w:val="21"/>
        </w:rPr>
      </w:pPr>
      <w:r w:rsidRPr="00CD7412">
        <w:rPr>
          <w:rFonts w:ascii="Bookman Old Style" w:eastAsia="Times New Roman" w:hAnsi="Bookman Old Style" w:cs="Arial"/>
          <w:color w:val="1F1F1F"/>
          <w:sz w:val="21"/>
          <w:szCs w:val="21"/>
        </w:rPr>
        <w:t>If you wish, you can </w:t>
      </w:r>
      <w:r w:rsidRPr="00CD7412">
        <w:rPr>
          <w:rFonts w:ascii="Bookman Old Style" w:eastAsia="Times New Roman" w:hAnsi="Bookman Old Style" w:cs="Arial"/>
          <w:b/>
          <w:bCs/>
          <w:color w:val="1F1F1F"/>
          <w:sz w:val="21"/>
          <w:szCs w:val="21"/>
        </w:rPr>
        <w:t>download the R script to your computer</w:t>
      </w:r>
      <w:r w:rsidRPr="00CD7412">
        <w:rPr>
          <w:rFonts w:ascii="Bookman Old Style" w:eastAsia="Times New Roman" w:hAnsi="Bookman Old Style" w:cs="Arial"/>
          <w:color w:val="1F1F1F"/>
          <w:sz w:val="21"/>
          <w:szCs w:val="21"/>
        </w:rPr>
        <w:t>. To do so, check the checkbox to the left of the filename, and click on "</w:t>
      </w:r>
      <w:r w:rsidRPr="00CD7412">
        <w:rPr>
          <w:rFonts w:ascii="Bookman Old Style" w:eastAsia="Times New Roman" w:hAnsi="Bookman Old Style" w:cs="Arial"/>
          <w:b/>
          <w:bCs/>
          <w:color w:val="1F1F1F"/>
          <w:sz w:val="21"/>
          <w:szCs w:val="21"/>
        </w:rPr>
        <w:t>Export</w:t>
      </w:r>
      <w:r w:rsidRPr="00CD7412">
        <w:rPr>
          <w:rFonts w:ascii="Bookman Old Style" w:eastAsia="Times New Roman" w:hAnsi="Bookman Old Style" w:cs="Arial"/>
          <w:color w:val="1F1F1F"/>
          <w:sz w:val="21"/>
          <w:szCs w:val="21"/>
        </w:rPr>
        <w:t>" to download your file.</w:t>
      </w:r>
    </w:p>
    <w:p w14:paraId="549EBA50" w14:textId="77777777" w:rsidR="001E4D96" w:rsidRPr="00CD7412" w:rsidRDefault="004714D6" w:rsidP="001E4D96">
      <w:pPr>
        <w:spacing w:before="300" w:after="30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4BA67DED">
          <v:rect id="_x0000_i1033" style="width:0;height:0" o:hralign="center" o:hrstd="t" o:hrnoshade="t" o:hr="t" fillcolor="#1f1f1f" stroked="f"/>
        </w:pict>
      </w:r>
    </w:p>
    <w:p w14:paraId="685E6980" w14:textId="77777777" w:rsidR="001E4D96" w:rsidRPr="00CD7412" w:rsidRDefault="001E4D96" w:rsidP="001E4D96">
      <w:pPr>
        <w:shd w:val="clear" w:color="auto" w:fill="FFFFFF"/>
        <w:spacing w:before="300" w:line="240" w:lineRule="auto"/>
        <w:rPr>
          <w:rFonts w:ascii="Bookman Old Style" w:eastAsia="Times New Roman" w:hAnsi="Bookman Old Style" w:cs="Arial"/>
          <w:color w:val="1F1F1F"/>
          <w:sz w:val="24"/>
          <w:szCs w:val="24"/>
        </w:rPr>
      </w:pPr>
      <w:r w:rsidRPr="00CD7412">
        <w:rPr>
          <w:rFonts w:ascii="Bookman Old Style" w:eastAsia="Times New Roman" w:hAnsi="Bookman Old Style" w:cs="Arial"/>
          <w:color w:val="1F1F1F"/>
          <w:sz w:val="24"/>
          <w:szCs w:val="24"/>
        </w:rPr>
        <w:t>This course uses a third-party tool, Lab - RStudio - The Basics, to enhance your learning experience. The tool will reference basic information like your name, email, and Coursera ID.</w:t>
      </w:r>
    </w:p>
    <w:p w14:paraId="3CB54BB5" w14:textId="77777777" w:rsidR="003F72EB" w:rsidRPr="00CD7412" w:rsidRDefault="003F72EB" w:rsidP="003F72EB">
      <w:pPr>
        <w:pStyle w:val="Heading2"/>
        <w:shd w:val="clear" w:color="auto" w:fill="FFFFFF"/>
        <w:spacing w:before="0" w:beforeAutospacing="0" w:after="0" w:afterAutospacing="0"/>
        <w:rPr>
          <w:rFonts w:ascii="Bookman Old Style" w:hAnsi="Bookman Old Style" w:cs="Arial"/>
          <w:b w:val="0"/>
          <w:bCs w:val="0"/>
          <w:color w:val="1F1F1F"/>
          <w:sz w:val="45"/>
          <w:szCs w:val="45"/>
        </w:rPr>
      </w:pPr>
      <w:r w:rsidRPr="00CD7412">
        <w:rPr>
          <w:rFonts w:ascii="Bookman Old Style" w:hAnsi="Bookman Old Style" w:cs="Arial"/>
          <w:b w:val="0"/>
          <w:bCs w:val="0"/>
          <w:color w:val="1F1F1F"/>
          <w:sz w:val="45"/>
          <w:szCs w:val="45"/>
        </w:rPr>
        <w:t>Lab - RStudio - Creating an interactive map in R</w:t>
      </w:r>
    </w:p>
    <w:p w14:paraId="122639F2" w14:textId="77777777" w:rsidR="003F72EB" w:rsidRPr="00CD7412" w:rsidRDefault="003F72EB" w:rsidP="003F72EB">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Style w:val="Strong"/>
          <w:rFonts w:ascii="Bookman Old Style" w:hAnsi="Bookman Old Style" w:cs="Arial"/>
          <w:color w:val="1F1F1F"/>
          <w:sz w:val="21"/>
          <w:szCs w:val="21"/>
        </w:rPr>
        <w:t>Note:</w:t>
      </w:r>
      <w:r w:rsidRPr="00CD7412">
        <w:rPr>
          <w:rFonts w:ascii="Bookman Old Style" w:hAnsi="Bookman Old Style" w:cs="Arial"/>
          <w:color w:val="1F1F1F"/>
          <w:sz w:val="21"/>
          <w:szCs w:val="21"/>
        </w:rPr>
        <w:t> If you have Skills Network Labs open in a tab already, continue using that tab. You can navigate to RStudio IDE by click on "RStudio IDE" in the menu (click on the three lines in the top-left corner). Otherwise, click on "</w:t>
      </w:r>
      <w:r w:rsidRPr="00CD7412">
        <w:rPr>
          <w:rStyle w:val="Strong"/>
          <w:rFonts w:ascii="Bookman Old Style" w:hAnsi="Bookman Old Style" w:cs="Arial"/>
          <w:color w:val="1F1F1F"/>
          <w:sz w:val="21"/>
          <w:szCs w:val="21"/>
        </w:rPr>
        <w:t>Open Tool</w:t>
      </w:r>
      <w:r w:rsidRPr="00CD7412">
        <w:rPr>
          <w:rFonts w:ascii="Bookman Old Style" w:hAnsi="Bookman Old Style" w:cs="Arial"/>
          <w:color w:val="1F1F1F"/>
          <w:sz w:val="21"/>
          <w:szCs w:val="21"/>
        </w:rPr>
        <w:t>" button below to </w:t>
      </w:r>
      <w:r w:rsidRPr="00CD7412">
        <w:rPr>
          <w:rStyle w:val="Strong"/>
          <w:rFonts w:ascii="Bookman Old Style" w:hAnsi="Bookman Old Style" w:cs="Arial"/>
          <w:color w:val="1F1F1F"/>
          <w:sz w:val="21"/>
          <w:szCs w:val="21"/>
        </w:rPr>
        <w:t>launch RStudio IDE</w:t>
      </w:r>
      <w:r w:rsidRPr="00CD7412">
        <w:rPr>
          <w:rFonts w:ascii="Bookman Old Style" w:hAnsi="Bookman Old Style" w:cs="Arial"/>
          <w:color w:val="1F1F1F"/>
          <w:sz w:val="21"/>
          <w:szCs w:val="21"/>
        </w:rPr>
        <w:t>. If you have two tabs or windows open with RStudio IDE, only the most recent tab/window will be active.</w:t>
      </w:r>
    </w:p>
    <w:p w14:paraId="5F89AE90" w14:textId="77777777" w:rsidR="003F72EB" w:rsidRPr="00CD7412" w:rsidRDefault="003F72EB" w:rsidP="003F72EB">
      <w:pPr>
        <w:pStyle w:val="Heading3"/>
        <w:shd w:val="clear" w:color="auto" w:fill="FFFFFF"/>
        <w:spacing w:before="540" w:beforeAutospacing="0" w:after="180" w:afterAutospacing="0" w:line="360" w:lineRule="atLeast"/>
        <w:rPr>
          <w:rFonts w:ascii="Bookman Old Style" w:hAnsi="Bookman Old Style" w:cs="Arial"/>
          <w:b w:val="0"/>
          <w:bCs w:val="0"/>
          <w:color w:val="1F1F1F"/>
          <w:sz w:val="24"/>
          <w:szCs w:val="24"/>
        </w:rPr>
      </w:pPr>
      <w:r w:rsidRPr="00CD7412">
        <w:rPr>
          <w:rStyle w:val="Strong"/>
          <w:rFonts w:ascii="Bookman Old Style" w:hAnsi="Bookman Old Style" w:cs="Arial"/>
          <w:b/>
          <w:bCs/>
          <w:color w:val="1F1F1F"/>
          <w:sz w:val="24"/>
          <w:szCs w:val="24"/>
        </w:rPr>
        <w:t>Exercise 4 - Upload an R script, install an R library, and plot an interactive map in R of New York City</w:t>
      </w:r>
    </w:p>
    <w:p w14:paraId="3FFAA640" w14:textId="77777777" w:rsidR="003F72EB" w:rsidRPr="00CD7412" w:rsidRDefault="003F72EB" w:rsidP="003F72EB">
      <w:pPr>
        <w:numPr>
          <w:ilvl w:val="0"/>
          <w:numId w:val="20"/>
        </w:numPr>
        <w:shd w:val="clear" w:color="auto" w:fill="FFFFFF"/>
        <w:spacing w:before="100" w:beforeAutospacing="1" w:after="150" w:line="240" w:lineRule="auto"/>
        <w:ind w:left="450"/>
        <w:rPr>
          <w:rFonts w:ascii="Bookman Old Style" w:hAnsi="Bookman Old Style" w:cs="Arial"/>
          <w:color w:val="1F1F1F"/>
          <w:sz w:val="21"/>
          <w:szCs w:val="21"/>
        </w:rPr>
      </w:pPr>
      <w:r w:rsidRPr="00CD7412">
        <w:rPr>
          <w:rFonts w:ascii="Bookman Old Style" w:hAnsi="Bookman Old Style" w:cs="Arial"/>
          <w:color w:val="1F1F1F"/>
          <w:sz w:val="21"/>
          <w:szCs w:val="21"/>
        </w:rPr>
        <w:t>Download the following </w:t>
      </w:r>
      <w:r w:rsidRPr="00CD7412">
        <w:rPr>
          <w:rStyle w:val="Strong"/>
          <w:rFonts w:ascii="Bookman Old Style" w:hAnsi="Bookman Old Style" w:cs="Arial"/>
          <w:color w:val="1F1F1F"/>
          <w:sz w:val="21"/>
          <w:szCs w:val="21"/>
        </w:rPr>
        <w:t>R script</w:t>
      </w:r>
      <w:r w:rsidRPr="00CD7412">
        <w:rPr>
          <w:rFonts w:ascii="Bookman Old Style" w:hAnsi="Bookman Old Style" w:cs="Arial"/>
          <w:color w:val="1F1F1F"/>
          <w:sz w:val="21"/>
          <w:szCs w:val="21"/>
        </w:rPr>
        <w:t>:</w:t>
      </w:r>
    </w:p>
    <w:p w14:paraId="0DC8BA39" w14:textId="77777777" w:rsidR="003F72EB" w:rsidRPr="00CD7412" w:rsidRDefault="004714D6" w:rsidP="003F72EB">
      <w:pPr>
        <w:shd w:val="clear" w:color="auto" w:fill="FFFFFF"/>
        <w:spacing w:after="0"/>
        <w:rPr>
          <w:rFonts w:ascii="Bookman Old Style" w:hAnsi="Bookman Old Style" w:cs="Arial"/>
          <w:color w:val="1F1F1F"/>
          <w:sz w:val="21"/>
          <w:szCs w:val="21"/>
        </w:rPr>
      </w:pPr>
      <w:hyperlink r:id="rId51" w:tgtFrame="_blank" w:history="1">
        <w:proofErr w:type="spellStart"/>
        <w:r w:rsidR="003F72EB" w:rsidRPr="00CD7412">
          <w:rPr>
            <w:rStyle w:val="Hyperlink"/>
            <w:rFonts w:ascii="Bookman Old Style" w:hAnsi="Bookman Old Style" w:cs="Arial"/>
            <w:color w:val="757575"/>
            <w:sz w:val="21"/>
            <w:szCs w:val="21"/>
            <w:bdr w:val="single" w:sz="6" w:space="9" w:color="DDDDDD" w:frame="1"/>
          </w:rPr>
          <w:t>map_new_york_city.R</w:t>
        </w:r>
        <w:proofErr w:type="spellEnd"/>
      </w:hyperlink>
    </w:p>
    <w:p w14:paraId="689CCF6E" w14:textId="77777777" w:rsidR="003F72EB" w:rsidRPr="00CD7412" w:rsidRDefault="003F72EB" w:rsidP="003F72EB">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2. Upload the R script to RStudio IDE by navigating to the "</w:t>
      </w:r>
      <w:r w:rsidRPr="00CD7412">
        <w:rPr>
          <w:rStyle w:val="Strong"/>
          <w:rFonts w:ascii="Bookman Old Style" w:hAnsi="Bookman Old Style" w:cs="Arial"/>
          <w:color w:val="1F1F1F"/>
          <w:sz w:val="21"/>
          <w:szCs w:val="21"/>
        </w:rPr>
        <w:t>Upload</w:t>
      </w:r>
      <w:r w:rsidRPr="00CD7412">
        <w:rPr>
          <w:rFonts w:ascii="Bookman Old Style" w:hAnsi="Bookman Old Style" w:cs="Arial"/>
          <w:color w:val="1F1F1F"/>
          <w:sz w:val="21"/>
          <w:szCs w:val="21"/>
        </w:rPr>
        <w:t>" button in the lower-righthand window under the "</w:t>
      </w:r>
      <w:r w:rsidRPr="00CD7412">
        <w:rPr>
          <w:rStyle w:val="Strong"/>
          <w:rFonts w:ascii="Bookman Old Style" w:hAnsi="Bookman Old Style" w:cs="Arial"/>
          <w:color w:val="1F1F1F"/>
          <w:sz w:val="21"/>
          <w:szCs w:val="21"/>
        </w:rPr>
        <w:t>Files</w:t>
      </w:r>
      <w:r w:rsidRPr="00CD7412">
        <w:rPr>
          <w:rFonts w:ascii="Bookman Old Style" w:hAnsi="Bookman Old Style" w:cs="Arial"/>
          <w:color w:val="1F1F1F"/>
          <w:sz w:val="21"/>
          <w:szCs w:val="21"/>
        </w:rPr>
        <w:t>" tab.</w:t>
      </w:r>
    </w:p>
    <w:p w14:paraId="62CEAE0A" w14:textId="77777777" w:rsidR="003F72EB" w:rsidRPr="00CD7412" w:rsidRDefault="003F72EB" w:rsidP="003F72EB">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lastRenderedPageBreak/>
        <w:t>3. Once upload is complete, </w:t>
      </w:r>
      <w:r w:rsidRPr="00CD7412">
        <w:rPr>
          <w:rStyle w:val="Strong"/>
          <w:rFonts w:ascii="Bookman Old Style" w:hAnsi="Bookman Old Style" w:cs="Arial"/>
          <w:color w:val="1F1F1F"/>
          <w:sz w:val="21"/>
          <w:szCs w:val="21"/>
        </w:rPr>
        <w:t xml:space="preserve">click on the </w:t>
      </w:r>
      <w:proofErr w:type="spellStart"/>
      <w:r w:rsidRPr="00CD7412">
        <w:rPr>
          <w:rStyle w:val="Strong"/>
          <w:rFonts w:ascii="Bookman Old Style" w:hAnsi="Bookman Old Style" w:cs="Arial"/>
          <w:color w:val="1F1F1F"/>
          <w:sz w:val="21"/>
          <w:szCs w:val="21"/>
        </w:rPr>
        <w:t>map_new_york_city.R</w:t>
      </w:r>
      <w:proofErr w:type="spellEnd"/>
      <w:r w:rsidRPr="00CD7412">
        <w:rPr>
          <w:rStyle w:val="Strong"/>
          <w:rFonts w:ascii="Bookman Old Style" w:hAnsi="Bookman Old Style" w:cs="Arial"/>
          <w:color w:val="1F1F1F"/>
          <w:sz w:val="21"/>
          <w:szCs w:val="21"/>
        </w:rPr>
        <w:t xml:space="preserve"> script in RStudio</w:t>
      </w:r>
      <w:r w:rsidRPr="00CD7412">
        <w:rPr>
          <w:rFonts w:ascii="Bookman Old Style" w:hAnsi="Bookman Old Style" w:cs="Arial"/>
          <w:color w:val="1F1F1F"/>
          <w:sz w:val="21"/>
          <w:szCs w:val="21"/>
        </w:rPr>
        <w:t> to open it in the script editor window.</w:t>
      </w:r>
    </w:p>
    <w:p w14:paraId="2DF791DF" w14:textId="77777777" w:rsidR="003F72EB" w:rsidRPr="00CD7412" w:rsidRDefault="003F72EB" w:rsidP="003F72EB">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4. </w:t>
      </w:r>
      <w:r w:rsidRPr="00CD7412">
        <w:rPr>
          <w:rStyle w:val="Strong"/>
          <w:rFonts w:ascii="Bookman Old Style" w:hAnsi="Bookman Old Style" w:cs="Arial"/>
          <w:color w:val="1F1F1F"/>
          <w:sz w:val="21"/>
          <w:szCs w:val="21"/>
        </w:rPr>
        <w:t>Try running each line of code</w:t>
      </w:r>
      <w:r w:rsidRPr="00CD7412">
        <w:rPr>
          <w:rFonts w:ascii="Bookman Old Style" w:hAnsi="Bookman Old Style" w:cs="Arial"/>
          <w:color w:val="1F1F1F"/>
          <w:sz w:val="21"/>
          <w:szCs w:val="21"/>
        </w:rPr>
        <w:t>, one by one from the top, using "Run" or by pressing "</w:t>
      </w:r>
      <w:proofErr w:type="spellStart"/>
      <w:r w:rsidRPr="00CD7412">
        <w:rPr>
          <w:rFonts w:ascii="Bookman Old Style" w:hAnsi="Bookman Old Style" w:cs="Arial"/>
          <w:color w:val="1F1F1F"/>
          <w:sz w:val="21"/>
          <w:szCs w:val="21"/>
        </w:rPr>
        <w:t>Ctrl+Enter</w:t>
      </w:r>
      <w:proofErr w:type="spellEnd"/>
      <w:r w:rsidRPr="00CD7412">
        <w:rPr>
          <w:rFonts w:ascii="Bookman Old Style" w:hAnsi="Bookman Old Style" w:cs="Arial"/>
          <w:color w:val="1F1F1F"/>
          <w:sz w:val="21"/>
          <w:szCs w:val="21"/>
        </w:rPr>
        <w:t xml:space="preserve"> (Windows)" or "</w:t>
      </w:r>
      <w:proofErr w:type="spellStart"/>
      <w:r w:rsidRPr="00CD7412">
        <w:rPr>
          <w:rFonts w:ascii="Bookman Old Style" w:hAnsi="Bookman Old Style" w:cs="Arial"/>
          <w:color w:val="1F1F1F"/>
          <w:sz w:val="21"/>
          <w:szCs w:val="21"/>
        </w:rPr>
        <w:t>Cmd+Enter</w:t>
      </w:r>
      <w:proofErr w:type="spellEnd"/>
      <w:r w:rsidRPr="00CD7412">
        <w:rPr>
          <w:rFonts w:ascii="Bookman Old Style" w:hAnsi="Bookman Old Style" w:cs="Arial"/>
          <w:color w:val="1F1F1F"/>
          <w:sz w:val="21"/>
          <w:szCs w:val="21"/>
        </w:rPr>
        <w:t xml:space="preserve"> (Mac)" on your keyboard. Don't worry too much about what the code means or how to write similar code.</w:t>
      </w:r>
    </w:p>
    <w:p w14:paraId="0DA3E27E" w14:textId="77777777" w:rsidR="003F72EB" w:rsidRPr="00CD7412" w:rsidRDefault="003F72EB" w:rsidP="003F72EB">
      <w:pPr>
        <w:pStyle w:val="NormalWeb"/>
        <w:shd w:val="clear" w:color="auto" w:fill="FFFFFF"/>
        <w:spacing w:before="0" w:beforeAutospacing="0" w:after="300" w:after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5. Once the map is created, you should see it in the lower right-hand corner. You can try to zoom in and out of the map view.</w:t>
      </w:r>
    </w:p>
    <w:p w14:paraId="6334C461" w14:textId="77777777" w:rsidR="003F72EB" w:rsidRPr="00CD7412" w:rsidRDefault="003F72EB" w:rsidP="003F72EB">
      <w:pPr>
        <w:pStyle w:val="NormalWeb"/>
        <w:shd w:val="clear" w:color="auto" w:fill="FFFFFF"/>
        <w:spacing w:before="0" w:beforeAutospacing="0" w:line="315" w:lineRule="atLeast"/>
        <w:rPr>
          <w:rFonts w:ascii="Bookman Old Style" w:hAnsi="Bookman Old Style" w:cs="Arial"/>
          <w:color w:val="1F1F1F"/>
          <w:sz w:val="21"/>
          <w:szCs w:val="21"/>
        </w:rPr>
      </w:pPr>
      <w:r w:rsidRPr="00CD7412">
        <w:rPr>
          <w:rFonts w:ascii="Bookman Old Style" w:hAnsi="Bookman Old Style" w:cs="Arial"/>
          <w:color w:val="1F1F1F"/>
          <w:sz w:val="21"/>
          <w:szCs w:val="21"/>
        </w:rPr>
        <w:t>6. (Optional) Try changing the co-ordinates of the map (its latitude and longitude values) in the script window, then re-run the code again to re-create the map. For example, you can do a Google search for a popular landmark in the world to find its latitude and longitude. You may need to figure out which lines of code you </w:t>
      </w:r>
      <w:r w:rsidRPr="00CD7412">
        <w:rPr>
          <w:rStyle w:val="Emphasis"/>
          <w:rFonts w:ascii="Bookman Old Style" w:hAnsi="Bookman Old Style" w:cs="Arial"/>
          <w:color w:val="1F1F1F"/>
          <w:sz w:val="21"/>
          <w:szCs w:val="21"/>
        </w:rPr>
        <w:t>need</w:t>
      </w:r>
      <w:r w:rsidRPr="00CD7412">
        <w:rPr>
          <w:rFonts w:ascii="Bookman Old Style" w:hAnsi="Bookman Old Style" w:cs="Arial"/>
          <w:color w:val="1F1F1F"/>
          <w:sz w:val="21"/>
          <w:szCs w:val="21"/>
        </w:rPr>
        <w:t> to change, which lines of code you </w:t>
      </w:r>
      <w:r w:rsidRPr="00CD7412">
        <w:rPr>
          <w:rStyle w:val="Emphasis"/>
          <w:rFonts w:ascii="Bookman Old Style" w:hAnsi="Bookman Old Style" w:cs="Arial"/>
          <w:color w:val="1F1F1F"/>
          <w:sz w:val="21"/>
          <w:szCs w:val="21"/>
        </w:rPr>
        <w:t>need</w:t>
      </w:r>
      <w:r w:rsidRPr="00CD7412">
        <w:rPr>
          <w:rFonts w:ascii="Bookman Old Style" w:hAnsi="Bookman Old Style" w:cs="Arial"/>
          <w:color w:val="1F1F1F"/>
          <w:sz w:val="21"/>
          <w:szCs w:val="21"/>
        </w:rPr>
        <w:t> to re-run, and which lines of code you </w:t>
      </w:r>
      <w:r w:rsidRPr="00CD7412">
        <w:rPr>
          <w:rStyle w:val="Emphasis"/>
          <w:rFonts w:ascii="Bookman Old Style" w:hAnsi="Bookman Old Style" w:cs="Arial"/>
          <w:color w:val="1F1F1F"/>
          <w:sz w:val="21"/>
          <w:szCs w:val="21"/>
        </w:rPr>
        <w:t>do not need</w:t>
      </w:r>
      <w:r w:rsidRPr="00CD7412">
        <w:rPr>
          <w:rFonts w:ascii="Bookman Old Style" w:hAnsi="Bookman Old Style" w:cs="Arial"/>
          <w:color w:val="1F1F1F"/>
          <w:sz w:val="21"/>
          <w:szCs w:val="21"/>
        </w:rPr>
        <w:t> to re-run.</w:t>
      </w:r>
    </w:p>
    <w:p w14:paraId="7A5E9773" w14:textId="77777777" w:rsidR="003F72EB" w:rsidRPr="00CD7412" w:rsidRDefault="004714D6" w:rsidP="003F72EB">
      <w:pPr>
        <w:spacing w:before="300" w:after="300"/>
        <w:rPr>
          <w:rFonts w:ascii="Bookman Old Style" w:hAnsi="Bookman Old Style" w:cs="Times New Roman"/>
          <w:sz w:val="24"/>
          <w:szCs w:val="24"/>
        </w:rPr>
      </w:pPr>
      <w:r>
        <w:rPr>
          <w:rFonts w:ascii="Bookman Old Style" w:hAnsi="Bookman Old Style"/>
        </w:rPr>
        <w:pict w14:anchorId="7D443514">
          <v:rect id="_x0000_i1034" style="width:0;height:0" o:hralign="center" o:hrstd="t" o:hrnoshade="t" o:hr="t" fillcolor="#1f1f1f" stroked="f"/>
        </w:pict>
      </w:r>
    </w:p>
    <w:p w14:paraId="19E50B4B" w14:textId="77777777" w:rsidR="003F72EB" w:rsidRPr="00CD7412" w:rsidRDefault="003F72EB" w:rsidP="003F72EB">
      <w:pPr>
        <w:shd w:val="clear" w:color="auto" w:fill="FFFFFF"/>
        <w:spacing w:before="300" w:after="300"/>
        <w:rPr>
          <w:rFonts w:ascii="Bookman Old Style" w:hAnsi="Bookman Old Style" w:cs="Arial"/>
          <w:color w:val="1F1F1F"/>
        </w:rPr>
      </w:pPr>
      <w:r w:rsidRPr="00CD7412">
        <w:rPr>
          <w:rFonts w:ascii="Bookman Old Style" w:hAnsi="Bookman Old Style" w:cs="Arial"/>
          <w:color w:val="1F1F1F"/>
        </w:rPr>
        <w:t>This course uses a third-party tool, Lab - RStudio - Creating an interactive map in R, to enhance your learning experience. The tool will reference basic information like your name, email, and Coursera ID.</w:t>
      </w:r>
    </w:p>
    <w:p w14:paraId="06EE46FC" w14:textId="77777777" w:rsidR="007E1552" w:rsidRPr="00CD7412" w:rsidRDefault="007E1552" w:rsidP="00163C54">
      <w:pPr>
        <w:shd w:val="clear" w:color="auto" w:fill="FFFFFF"/>
        <w:spacing w:before="120" w:after="120" w:line="276" w:lineRule="auto"/>
        <w:jc w:val="both"/>
        <w:rPr>
          <w:rFonts w:ascii="Bookman Old Style" w:eastAsia="Times New Roman" w:hAnsi="Bookman Old Style" w:cs="Arial"/>
          <w:color w:val="333333"/>
        </w:rPr>
        <w:sectPr w:rsidR="007E1552" w:rsidRPr="00CD7412" w:rsidSect="008A0BE3">
          <w:pgSz w:w="11906" w:h="16838" w:code="9"/>
          <w:pgMar w:top="1440" w:right="1080" w:bottom="1440" w:left="1080" w:header="720" w:footer="720" w:gutter="0"/>
          <w:cols w:space="720"/>
          <w:docGrid w:linePitch="360"/>
        </w:sectPr>
      </w:pPr>
    </w:p>
    <w:p w14:paraId="41D641C9" w14:textId="1AFD2FBF" w:rsidR="001E4D96" w:rsidRPr="00CD7412" w:rsidRDefault="007E1552" w:rsidP="00DD549D">
      <w:pPr>
        <w:shd w:val="clear" w:color="auto" w:fill="FFFFFF"/>
        <w:spacing w:before="120" w:after="120" w:line="276" w:lineRule="auto"/>
        <w:jc w:val="both"/>
        <w:rPr>
          <w:rFonts w:ascii="Bookman Old Style" w:eastAsia="Times New Roman" w:hAnsi="Bookman Old Style" w:cs="Arial"/>
          <w:b/>
          <w:bCs/>
          <w:color w:val="333333"/>
          <w:sz w:val="32"/>
          <w:szCs w:val="32"/>
        </w:rPr>
      </w:pPr>
      <w:r w:rsidRPr="00CD7412">
        <w:rPr>
          <w:rFonts w:ascii="Bookman Old Style" w:eastAsia="Times New Roman" w:hAnsi="Bookman Old Style" w:cs="Arial"/>
          <w:b/>
          <w:bCs/>
          <w:color w:val="333333"/>
          <w:sz w:val="32"/>
          <w:szCs w:val="32"/>
        </w:rPr>
        <w:lastRenderedPageBreak/>
        <w:t>IBM Watson Studio</w:t>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r>
      <w:r w:rsidRPr="00CD7412">
        <w:rPr>
          <w:rFonts w:ascii="Bookman Old Style" w:eastAsia="Times New Roman" w:hAnsi="Bookman Old Style" w:cs="Arial"/>
          <w:b/>
          <w:bCs/>
          <w:color w:val="333333"/>
          <w:sz w:val="32"/>
          <w:szCs w:val="32"/>
        </w:rPr>
        <w:tab/>
        <w:t>Week-3</w:t>
      </w:r>
    </w:p>
    <w:p w14:paraId="77267FAE" w14:textId="53FAFA53" w:rsidR="007E1552" w:rsidRPr="00CD7412" w:rsidRDefault="007E1552" w:rsidP="00DD549D">
      <w:pPr>
        <w:shd w:val="clear" w:color="auto" w:fill="FFFFFF"/>
        <w:spacing w:before="120" w:after="120" w:line="276" w:lineRule="auto"/>
        <w:jc w:val="both"/>
        <w:rPr>
          <w:rFonts w:ascii="Bookman Old Style" w:eastAsia="Times New Roman" w:hAnsi="Bookman Old Style" w:cs="Arial"/>
          <w:b/>
          <w:bCs/>
          <w:color w:val="333333"/>
        </w:rPr>
      </w:pPr>
      <w:r w:rsidRPr="00CD7412">
        <w:rPr>
          <w:rFonts w:ascii="Bookman Old Style" w:eastAsia="Times New Roman" w:hAnsi="Bookman Old Style" w:cs="Arial"/>
          <w:b/>
          <w:bCs/>
          <w:color w:val="333333"/>
        </w:rPr>
        <w:t>What is IBM Watson Studio?</w:t>
      </w:r>
    </w:p>
    <w:p w14:paraId="15ACA769" w14:textId="77777777" w:rsidR="007E1552" w:rsidRPr="00CD7412" w:rsidRDefault="007E1552" w:rsidP="00DD549D">
      <w:pPr>
        <w:shd w:val="clear" w:color="auto" w:fill="FFFFFF"/>
        <w:spacing w:before="120" w:after="120" w:line="276"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IBM Watson Studio, formerly known as Data Science Experience or DSX, in an enterprise-ready environment for data scientists and developers, and includes some of the tools as you have learned so far on Cognitive Class Labs. You may find that many of the features are similar as what you have seen on Cognitive Class Labs. However, because IBM Watson Studio was designed for scalability and enterprise usage, you will find some extra features that include (1) collaboration with team members, (2) scalability with Spark clusters to analyze big data, and (3) connections to various data sources.</w:t>
      </w:r>
    </w:p>
    <w:p w14:paraId="1B9F1F58" w14:textId="77777777" w:rsidR="007E1552" w:rsidRPr="00CD7412" w:rsidRDefault="007E1552" w:rsidP="00DD549D">
      <w:pPr>
        <w:shd w:val="clear" w:color="auto" w:fill="FFFFFF"/>
        <w:spacing w:before="120" w:after="120" w:line="276"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IBM Watson Studio also comes with a free trial, which includes Jupyter Notebooks, RStudio, space for object storage, 2 Spark executors, and a community that includes notebooks and tutorials that you can use.</w:t>
      </w:r>
    </w:p>
    <w:p w14:paraId="42822F49" w14:textId="77777777" w:rsidR="007E1552" w:rsidRPr="00CD7412" w:rsidRDefault="007E1552" w:rsidP="00DD549D">
      <w:pPr>
        <w:shd w:val="clear" w:color="auto" w:fill="FFFFFF"/>
        <w:spacing w:before="120" w:after="120" w:line="276"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Note that the videos in this course may still include references to "Data Science Experience" or "DSX", but in your mind, simply replace those terms with "Watson Studio". Thank you for your patience with us as we update the videos!</w:t>
      </w:r>
    </w:p>
    <w:p w14:paraId="175CE5D4" w14:textId="77777777" w:rsidR="007E1552" w:rsidRPr="00CD7412" w:rsidRDefault="007E1552" w:rsidP="00DD549D">
      <w:pPr>
        <w:shd w:val="clear" w:color="auto" w:fill="FFFFFF"/>
        <w:spacing w:before="120" w:after="120" w:line="276" w:lineRule="auto"/>
        <w:jc w:val="both"/>
        <w:rPr>
          <w:rFonts w:ascii="Bookman Old Style" w:eastAsia="Times New Roman" w:hAnsi="Bookman Old Style" w:cs="Arial"/>
          <w:color w:val="1F1F1F"/>
        </w:rPr>
      </w:pPr>
      <w:r w:rsidRPr="00CD7412">
        <w:rPr>
          <w:rFonts w:ascii="Bookman Old Style" w:eastAsia="Times New Roman" w:hAnsi="Bookman Old Style" w:cs="Arial"/>
          <w:color w:val="1F1F1F"/>
        </w:rPr>
        <w:t>You can register for IBM Watson Studio here: https://cocl.us/Watson_Studio_Coursera_DS0105</w:t>
      </w:r>
    </w:p>
    <w:p w14:paraId="427E5433" w14:textId="77777777" w:rsidR="007E1552" w:rsidRPr="00CD7412" w:rsidRDefault="007E1552" w:rsidP="00DD549D">
      <w:pPr>
        <w:pStyle w:val="Heading4"/>
        <w:shd w:val="clear" w:color="auto" w:fill="FFFFFF"/>
        <w:spacing w:before="120" w:after="120" w:line="276" w:lineRule="auto"/>
        <w:rPr>
          <w:rFonts w:ascii="Bookman Old Style" w:hAnsi="Bookman Old Style" w:cs="Arial"/>
          <w:color w:val="333333"/>
          <w:sz w:val="27"/>
          <w:szCs w:val="27"/>
        </w:rPr>
      </w:pPr>
      <w:r w:rsidRPr="00CD7412">
        <w:rPr>
          <w:rFonts w:ascii="Bookman Old Style" w:hAnsi="Bookman Old Style" w:cs="Arial"/>
          <w:color w:val="333333"/>
          <w:sz w:val="27"/>
          <w:szCs w:val="27"/>
        </w:rPr>
        <w:t>What is IBM Watson Studio (Data Science Experience)?</w:t>
      </w:r>
    </w:p>
    <w:p w14:paraId="47FB1D93" w14:textId="1A50125C" w:rsidR="007E1552" w:rsidRPr="00CD7412" w:rsidRDefault="007E1552" w:rsidP="00291A4C">
      <w:pPr>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Data Science Experience or DSX is an environment that brings together everything that a data scientist needs to be more productive, including tools, data, and content. </w:t>
      </w:r>
    </w:p>
    <w:p w14:paraId="2738A81A" w14:textId="111C3AE6" w:rsidR="007E1552" w:rsidRPr="00CD7412" w:rsidRDefault="007E1552" w:rsidP="00DD549D">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DSX is built on a foundation of Jupyter Notebooks, which enables data scientists to combine code execution in Python, R, or Scala with rich text, mathematics, plots, and rich media. </w:t>
      </w:r>
    </w:p>
    <w:p w14:paraId="22EBB701" w14:textId="0965985F" w:rsidR="007E1552" w:rsidRPr="00CD7412" w:rsidRDefault="007E1552" w:rsidP="00DD549D">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Data scientists can also leverage different tools to perform their analyses such as R studio, a popular tool among R programmers. </w:t>
      </w:r>
    </w:p>
    <w:p w14:paraId="78698FB3" w14:textId="3F942501" w:rsidR="007E1552" w:rsidRPr="00CD7412" w:rsidRDefault="007E1552" w:rsidP="00DD549D">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Data Science is also about collaboration, working in teams with other data scientists, developers, or business analysts. </w:t>
      </w:r>
    </w:p>
    <w:p w14:paraId="28F6404B" w14:textId="09F378C2" w:rsidR="007E1552" w:rsidRPr="00CD7412" w:rsidRDefault="007E1552" w:rsidP="00DD549D">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On data science experience, you can share your work with others on social media, collaborate with others on your Jupyter Notebooks, and even do a version control with GitHub. </w:t>
      </w:r>
    </w:p>
    <w:p w14:paraId="3CC45950" w14:textId="5C6C58C8" w:rsidR="007E1552" w:rsidRPr="00CD7412" w:rsidRDefault="007E1552" w:rsidP="00DD549D">
      <w:pPr>
        <w:shd w:val="clear" w:color="auto" w:fill="FFFFFF"/>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To get started on data science experience, you can visit the link below this video to sign up for a free account.</w:t>
      </w:r>
    </w:p>
    <w:p w14:paraId="4CEE49DC" w14:textId="77777777" w:rsidR="003B7DBF" w:rsidRPr="00CD7412" w:rsidRDefault="003B7DBF" w:rsidP="003B7DBF">
      <w:pPr>
        <w:pStyle w:val="Heading4"/>
        <w:shd w:val="clear" w:color="auto" w:fill="FFFFFF"/>
        <w:spacing w:before="300" w:after="300"/>
        <w:rPr>
          <w:rFonts w:ascii="Bookman Old Style" w:hAnsi="Bookman Old Style" w:cs="Arial"/>
          <w:b/>
          <w:bCs/>
          <w:color w:val="333333"/>
          <w:sz w:val="27"/>
          <w:szCs w:val="27"/>
        </w:rPr>
      </w:pPr>
      <w:r w:rsidRPr="00CD7412">
        <w:rPr>
          <w:rFonts w:ascii="Bookman Old Style" w:hAnsi="Bookman Old Style" w:cs="Arial"/>
          <w:b/>
          <w:bCs/>
          <w:color w:val="333333"/>
          <w:sz w:val="27"/>
          <w:szCs w:val="27"/>
        </w:rPr>
        <w:t>Creating an account on IBM Watson Studio (Data Science Experience)</w:t>
      </w:r>
    </w:p>
    <w:p w14:paraId="16C68024" w14:textId="733857E0"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In this video, I'll walk you through the process of signing up for an account on IBM Data Science Experience. </w:t>
      </w:r>
    </w:p>
    <w:p w14:paraId="582EA178"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Data Science Experience uses services provided by IBM Cloud. </w:t>
      </w:r>
    </w:p>
    <w:p w14:paraId="53B8635B" w14:textId="302414A2"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lastRenderedPageBreak/>
        <w:t>So, to get started, click on the IBM Cloud link below</w:t>
      </w:r>
      <w:r w:rsidRPr="00CD7412">
        <w:rPr>
          <w:rFonts w:ascii="Bookman Old Style" w:eastAsia="Times New Roman" w:hAnsi="Bookman Old Style" w:cs="Arial"/>
        </w:rPr>
        <w:t xml:space="preserve"> </w:t>
      </w:r>
      <w:r w:rsidRPr="003B7DBF">
        <w:rPr>
          <w:rFonts w:ascii="Bookman Old Style" w:eastAsia="Times New Roman" w:hAnsi="Bookman Old Style" w:cs="Arial"/>
        </w:rPr>
        <w:t>this video to register for your free IBM Cloud account. </w:t>
      </w:r>
    </w:p>
    <w:p w14:paraId="63C86E80"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Feel free to pause the video now and come back when you see this screen. </w:t>
      </w:r>
    </w:p>
    <w:p w14:paraId="44BEA07E" w14:textId="5B788D9E"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Okay, now that you're on this page, in the bottom right hand corner, click on the blue button for a sign up to create. </w:t>
      </w:r>
    </w:p>
    <w:p w14:paraId="11BD06D0" w14:textId="7ACEC811"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Next, you'll need to fill out this registration form. Make sure to use a valid email address because you will need to click on a confirmation email to activate your account. You can pause the video now and finish up the registration. </w:t>
      </w:r>
    </w:p>
    <w:p w14:paraId="6CF788F6" w14:textId="7350189E"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Okay, I will assume you've successfully activated your account. You should now see a Create button which will add Data Science Experience to your account. If you don't see this screen, click on the link below the video again and make sure to log in. </w:t>
      </w:r>
    </w:p>
    <w:p w14:paraId="06C882B4" w14:textId="7B5E0685"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And at this point, go ahead and click on Create. Excellent. Now, to start Data Science Experience, click on the Get Started button. </w:t>
      </w:r>
    </w:p>
    <w:p w14:paraId="33AD59A9" w14:textId="612D243C"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Next, it will ask you which organization in space to create your Data Science Experience in your IBM Cloud account. </w:t>
      </w:r>
    </w:p>
    <w:p w14:paraId="1C557739"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Don't worry, just keep the default settings and hit Continue. </w:t>
      </w:r>
    </w:p>
    <w:p w14:paraId="15CB7C7C"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Great. Your account is now created. All right. </w:t>
      </w:r>
    </w:p>
    <w:p w14:paraId="3A734C0E"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Go ahead and take 30 seconds to explore the interface before we move on. Thank you.</w:t>
      </w:r>
    </w:p>
    <w:p w14:paraId="33A5B6F5" w14:textId="77777777" w:rsidR="003B7DBF" w:rsidRPr="00CD7412" w:rsidRDefault="003B7DBF" w:rsidP="003B7DBF">
      <w:pPr>
        <w:pStyle w:val="Heading4"/>
        <w:shd w:val="clear" w:color="auto" w:fill="FFFFFF"/>
        <w:spacing w:before="300" w:after="300"/>
        <w:rPr>
          <w:rFonts w:ascii="Bookman Old Style" w:hAnsi="Bookman Old Style" w:cs="Arial"/>
          <w:b/>
          <w:bCs/>
          <w:color w:val="333333"/>
          <w:sz w:val="27"/>
          <w:szCs w:val="27"/>
        </w:rPr>
      </w:pPr>
      <w:r w:rsidRPr="00CD7412">
        <w:rPr>
          <w:rFonts w:ascii="Bookman Old Style" w:hAnsi="Bookman Old Style" w:cs="Arial"/>
          <w:b/>
          <w:bCs/>
          <w:color w:val="333333"/>
          <w:sz w:val="27"/>
          <w:szCs w:val="27"/>
        </w:rPr>
        <w:t>Jupyter notebooks on Watson Studio (Data Science Experience) - Part 1/2</w:t>
      </w:r>
    </w:p>
    <w:p w14:paraId="7183563A" w14:textId="68B9D965"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In this video I'll show you how you can begin creating and using a Jupyter notebook on Data Science Experience. </w:t>
      </w:r>
    </w:p>
    <w:p w14:paraId="68A1FBC8" w14:textId="42A82C6B"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To create notebooks, you must first create a project to place your notebooks. </w:t>
      </w:r>
      <w:r w:rsidR="007A3019" w:rsidRPr="00CD7412">
        <w:rPr>
          <w:rFonts w:ascii="Bookman Old Style" w:eastAsia="Times New Roman" w:hAnsi="Bookman Old Style" w:cs="Arial"/>
        </w:rPr>
        <w:t>So,</w:t>
      </w:r>
      <w:r w:rsidRPr="003B7DBF">
        <w:rPr>
          <w:rFonts w:ascii="Bookman Old Style" w:eastAsia="Times New Roman" w:hAnsi="Bookman Old Style" w:cs="Arial"/>
        </w:rPr>
        <w:t xml:space="preserve"> let's get started. </w:t>
      </w:r>
    </w:p>
    <w:p w14:paraId="4001EA68" w14:textId="649174F3"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There are different buttons to create a new project on the main page. But I like to always click on the project's button in the menu bar at the top of the page. And this way I can take a look at all of my projects. So, I'll go ahead and click on All Projects. </w:t>
      </w:r>
    </w:p>
    <w:p w14:paraId="248A6988"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If you just signed up for DSX then you won't have any projects, like you see here. </w:t>
      </w:r>
    </w:p>
    <w:p w14:paraId="489A0E86" w14:textId="33156DA8" w:rsidR="003B7DBF" w:rsidRPr="003B7DBF" w:rsidRDefault="007A3019" w:rsidP="003B7DBF">
      <w:pPr>
        <w:spacing w:before="120" w:after="120" w:line="276" w:lineRule="auto"/>
        <w:jc w:val="both"/>
        <w:rPr>
          <w:rFonts w:ascii="Bookman Old Style" w:eastAsia="Times New Roman" w:hAnsi="Bookman Old Style" w:cs="Arial"/>
        </w:rPr>
      </w:pPr>
      <w:r w:rsidRPr="00CD7412">
        <w:rPr>
          <w:rFonts w:ascii="Bookman Old Style" w:eastAsia="Times New Roman" w:hAnsi="Bookman Old Style" w:cs="Arial"/>
        </w:rPr>
        <w:t>So,</w:t>
      </w:r>
      <w:r w:rsidR="003B7DBF" w:rsidRPr="003B7DBF">
        <w:rPr>
          <w:rFonts w:ascii="Bookman Old Style" w:eastAsia="Times New Roman" w:hAnsi="Bookman Old Style" w:cs="Arial"/>
        </w:rPr>
        <w:t xml:space="preserve"> go ahead and click on New Project, and remember we're creating a project to place our notebooks in. </w:t>
      </w:r>
      <w:r w:rsidRPr="00CD7412">
        <w:rPr>
          <w:rFonts w:ascii="Bookman Old Style" w:eastAsia="Times New Roman" w:hAnsi="Bookman Old Style" w:cs="Arial"/>
        </w:rPr>
        <w:t>So,</w:t>
      </w:r>
      <w:r w:rsidR="003B7DBF" w:rsidRPr="003B7DBF">
        <w:rPr>
          <w:rFonts w:ascii="Bookman Old Style" w:eastAsia="Times New Roman" w:hAnsi="Bookman Old Style" w:cs="Arial"/>
        </w:rPr>
        <w:t xml:space="preserve"> you'll need to first give a name to your project. Like my data science project and write a project description if you like. </w:t>
      </w:r>
    </w:p>
    <w:p w14:paraId="34DF7420" w14:textId="5B313693"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Your project which will include your notebooks and other assets also need to point to two resources: in object storage where your project will be stored in the cloud, and also Spark executors to run your notebooks. </w:t>
      </w:r>
    </w:p>
    <w:p w14:paraId="7B76B228"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By the way these Spark executors will by default allow you to run Python R or Scala. </w:t>
      </w:r>
    </w:p>
    <w:p w14:paraId="2C4693BC" w14:textId="5CAC1F11"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For object storage you can choose from any of the options, but here we'll use IBM cloud object storage which provides five gigabytes of cloud object storage for free. </w:t>
      </w:r>
    </w:p>
    <w:p w14:paraId="2A9E6FFC"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lastRenderedPageBreak/>
        <w:t>Click on Add which sends you to the cloud object storage page. </w:t>
      </w:r>
    </w:p>
    <w:p w14:paraId="3D5BCC33" w14:textId="5230A472"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Scroll down to the lite plan, the free plan and click on Create, then Confirm. </w:t>
      </w:r>
    </w:p>
    <w:p w14:paraId="2354754C" w14:textId="2F217804"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Back to the project creation page refresh the page to see the cloud object storage instance you just created. </w:t>
      </w:r>
    </w:p>
    <w:p w14:paraId="0D70996F" w14:textId="54E16C6A"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Next, we need to add the Spark service to</w:t>
      </w:r>
      <w:r w:rsidR="007A3019" w:rsidRPr="00CD7412">
        <w:rPr>
          <w:rFonts w:ascii="Bookman Old Style" w:eastAsia="Times New Roman" w:hAnsi="Bookman Old Style" w:cs="Arial"/>
        </w:rPr>
        <w:t xml:space="preserve"> </w:t>
      </w:r>
      <w:r w:rsidRPr="003B7DBF">
        <w:rPr>
          <w:rFonts w:ascii="Bookman Old Style" w:eastAsia="Times New Roman" w:hAnsi="Bookman Old Style" w:cs="Arial"/>
        </w:rPr>
        <w:t>add to the project so that our notebooks will be able to run Python R, Scala and of course Spark. </w:t>
      </w:r>
    </w:p>
    <w:p w14:paraId="24EE2AB9" w14:textId="67090036"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Click Add, then again choose the lite plan which includes two Spark executors for free, then click Create and then Confirm. </w:t>
      </w:r>
    </w:p>
    <w:p w14:paraId="27826BD6" w14:textId="5F5A126C"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Click Refresh on your project creation page in order to see the Spark service and now you can click on Create to create your project. </w:t>
      </w:r>
    </w:p>
    <w:p w14:paraId="3A3FC7F7" w14:textId="130782A2"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Now you'll see your main project page, but we'll just jump right into the assets page where you'll create or place your notebooks. </w:t>
      </w:r>
    </w:p>
    <w:p w14:paraId="2CF84721" w14:textId="222B341B"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Your assets consist of data, notebooks and other items you add to your project. </w:t>
      </w:r>
    </w:p>
    <w:p w14:paraId="4BCD7C01"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Let's create a new Jupyter notebook and add it to this project. </w:t>
      </w:r>
    </w:p>
    <w:p w14:paraId="251B02FD"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To do so, click on New notebook. </w:t>
      </w:r>
    </w:p>
    <w:p w14:paraId="1A6E8FAE" w14:textId="733B692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Now, you can create a blank notebook or you can upload a notebook which is a dot IPYNB file from your desktop or you can import a notebook from a URL as long as it ends with dot IPYNB. </w:t>
      </w:r>
    </w:p>
    <w:p w14:paraId="1E8AB6C4"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Let's go back to the blank tab to create an empty notebook. </w:t>
      </w:r>
    </w:p>
    <w:p w14:paraId="4A924BA7"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Let's give our notebook a name like my first notebook. </w:t>
      </w:r>
    </w:p>
    <w:p w14:paraId="1B642422" w14:textId="493DF0C8"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The description is optional and you can choose between Python two, R, Scala or Python three. </w:t>
      </w:r>
    </w:p>
    <w:p w14:paraId="6BCAE7FE" w14:textId="77777777"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If you know which Spark version you prefer using you can select that. </w:t>
      </w:r>
    </w:p>
    <w:p w14:paraId="5684E47C" w14:textId="684B0CFC" w:rsidR="003B7DBF" w:rsidRPr="003B7DBF" w:rsidRDefault="003B7DBF" w:rsidP="003B7DBF">
      <w:pPr>
        <w:spacing w:before="120" w:after="120" w:line="276" w:lineRule="auto"/>
        <w:jc w:val="both"/>
        <w:rPr>
          <w:rFonts w:ascii="Bookman Old Style" w:eastAsia="Times New Roman" w:hAnsi="Bookman Old Style" w:cs="Arial"/>
        </w:rPr>
      </w:pPr>
      <w:r w:rsidRPr="003B7DBF">
        <w:rPr>
          <w:rFonts w:ascii="Bookman Old Style" w:eastAsia="Times New Roman" w:hAnsi="Bookman Old Style" w:cs="Arial"/>
        </w:rPr>
        <w:t>Otherwise, leave it as the default value and go ahead and click on Create Notebook, great.</w:t>
      </w:r>
    </w:p>
    <w:p w14:paraId="0B428ACA" w14:textId="77777777" w:rsidR="00FF0AE8" w:rsidRPr="00CD7412" w:rsidRDefault="00FF0AE8" w:rsidP="00FF0AE8">
      <w:pPr>
        <w:pStyle w:val="Heading4"/>
        <w:shd w:val="clear" w:color="auto" w:fill="FFFFFF"/>
        <w:spacing w:before="300" w:after="300"/>
        <w:rPr>
          <w:rFonts w:ascii="Bookman Old Style" w:hAnsi="Bookman Old Style" w:cs="Arial"/>
          <w:b/>
          <w:bCs/>
          <w:color w:val="333333"/>
          <w:sz w:val="27"/>
          <w:szCs w:val="27"/>
        </w:rPr>
      </w:pPr>
      <w:r w:rsidRPr="00CD7412">
        <w:rPr>
          <w:rFonts w:ascii="Bookman Old Style" w:hAnsi="Bookman Old Style" w:cs="Arial"/>
          <w:b/>
          <w:bCs/>
          <w:color w:val="333333"/>
          <w:sz w:val="27"/>
          <w:szCs w:val="27"/>
        </w:rPr>
        <w:t>Jupyter Notebooks on IBM Watson Studio (Data Science Experience) - Part 2/2</w:t>
      </w:r>
    </w:p>
    <w:p w14:paraId="48A0EAF1" w14:textId="1F09A6D5"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 xml:space="preserve">Great. </w:t>
      </w:r>
      <w:r w:rsidR="00996ADF" w:rsidRPr="00CD7412">
        <w:rPr>
          <w:rFonts w:ascii="Bookman Old Style" w:eastAsia="Times New Roman" w:hAnsi="Bookman Old Style" w:cs="Arial"/>
        </w:rPr>
        <w:t>So,</w:t>
      </w:r>
      <w:r w:rsidRPr="00FF0AE8">
        <w:rPr>
          <w:rFonts w:ascii="Bookman Old Style" w:eastAsia="Times New Roman" w:hAnsi="Bookman Old Style" w:cs="Arial"/>
        </w:rPr>
        <w:t xml:space="preserve"> this is an empty Jupiter notebook. </w:t>
      </w:r>
    </w:p>
    <w:p w14:paraId="79EBD2CF" w14:textId="7EC3A9A9"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 xml:space="preserve">You'll notice in the top </w:t>
      </w:r>
      <w:r w:rsidR="00CD7412" w:rsidRPr="00FF0AE8">
        <w:rPr>
          <w:rFonts w:ascii="Bookman Old Style" w:eastAsia="Times New Roman" w:hAnsi="Bookman Old Style" w:cs="Arial"/>
        </w:rPr>
        <w:t>right-hand</w:t>
      </w:r>
      <w:r w:rsidRPr="00FF0AE8">
        <w:rPr>
          <w:rFonts w:ascii="Bookman Old Style" w:eastAsia="Times New Roman" w:hAnsi="Bookman Old Style" w:cs="Arial"/>
        </w:rPr>
        <w:t xml:space="preserve"> corner you'll see, "Kernel starting, please wait," in a black circle next to the interpreter you've chosen, which means that the interpreter is busy and you won't be able to run or execute any code just yet. </w:t>
      </w:r>
    </w:p>
    <w:p w14:paraId="02E20D00" w14:textId="596222F5"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There, now, the circle is a white empty circle, which means your interpreter is ready. </w:t>
      </w:r>
    </w:p>
    <w:p w14:paraId="3519649C"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Okay, let's try writing some code here. </w:t>
      </w:r>
    </w:p>
    <w:p w14:paraId="061F3CFE" w14:textId="41CD321A"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in this gray code cell here, I can type in something like one plus one and I can click on the button here and that says Run to run the code. </w:t>
      </w:r>
    </w:p>
    <w:p w14:paraId="77739AFC"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what this does is it runs against the interpreter here Python 2 with Spark 2.1. </w:t>
      </w:r>
    </w:p>
    <w:p w14:paraId="0E33363A" w14:textId="7807DF1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I can also type in something like x is equal to Hello World and then print the contents of x. </w:t>
      </w:r>
    </w:p>
    <w:p w14:paraId="5EC11BCC" w14:textId="610678C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lastRenderedPageBreak/>
        <w:t>Instead of clicking on the Run button, I can also press Shift + Enter to execute the code cell. </w:t>
      </w:r>
    </w:p>
    <w:p w14:paraId="6AF68A9E" w14:textId="3953C816"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 xml:space="preserve">If you want to add a new cell, you can click on any of the cells from the </w:t>
      </w:r>
      <w:r w:rsidR="00CD7412" w:rsidRPr="00FF0AE8">
        <w:rPr>
          <w:rFonts w:ascii="Bookman Old Style" w:eastAsia="Times New Roman" w:hAnsi="Bookman Old Style" w:cs="Arial"/>
        </w:rPr>
        <w:t>left-hand</w:t>
      </w:r>
      <w:r w:rsidRPr="00FF0AE8">
        <w:rPr>
          <w:rFonts w:ascii="Bookman Old Style" w:eastAsia="Times New Roman" w:hAnsi="Bookman Old Style" w:cs="Arial"/>
        </w:rPr>
        <w:t xml:space="preserve"> side, click on Insert and you can choose to Insert Cell Above or Below. </w:t>
      </w:r>
    </w:p>
    <w:p w14:paraId="0F30D1DA"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Here I'll add in a Cell Above and what I'll do is add a little title for my notebook. </w:t>
      </w:r>
    </w:p>
    <w:p w14:paraId="5EEF54D0"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here I want to add in some text, not code. </w:t>
      </w:r>
    </w:p>
    <w:p w14:paraId="69776994" w14:textId="4A608BE5"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I can write something like My Title and what I can do is change the format from Code to Markdown. </w:t>
      </w:r>
    </w:p>
    <w:p w14:paraId="7D49ED22" w14:textId="74E39EB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then from here, you can simply click within the Markdown cell and press Shift + Enter to convert that into its proper text or Markdown format. </w:t>
      </w:r>
    </w:p>
    <w:p w14:paraId="66ECBEE2" w14:textId="5B4CBA1B"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if you'd like to edit this again you can just simply double click within the cell and change it however you like. </w:t>
      </w:r>
    </w:p>
    <w:p w14:paraId="2363DF23"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Press Shift Enter and it will render. </w:t>
      </w:r>
    </w:p>
    <w:p w14:paraId="4973FEEE"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There are many different ways to style your text. </w:t>
      </w:r>
    </w:p>
    <w:p w14:paraId="0207D9AA"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For example, well let me first convert this to Markdown so you can see. </w:t>
      </w:r>
    </w:p>
    <w:p w14:paraId="02360323"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add in any kind of HTML text including images here. </w:t>
      </w:r>
    </w:p>
    <w:p w14:paraId="6D2307EB"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change the size of your text using the Markdown formatting. </w:t>
      </w:r>
    </w:p>
    <w:p w14:paraId="657433A5" w14:textId="298C7FBE"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also add in lists, numbers, and tables and here you can also of course make your text Bold or Italics. </w:t>
      </w:r>
    </w:p>
    <w:p w14:paraId="35EE29C4"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go ahead and run this so you can see the effect. </w:t>
      </w:r>
    </w:p>
    <w:p w14:paraId="01C7F60B" w14:textId="0E0D5F03"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just know there's one thing that's a little bit unintuitive, and that's this part here you'll see that I've written out Bold and Italics. </w:t>
      </w:r>
    </w:p>
    <w:p w14:paraId="6F36AA0F"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originally these were on two separate lines. </w:t>
      </w:r>
    </w:p>
    <w:p w14:paraId="1F26E5C8"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See Bold and Italics are there. </w:t>
      </w:r>
    </w:p>
    <w:p w14:paraId="0F6C2CDF" w14:textId="66ACAC69" w:rsidR="00FF0AE8" w:rsidRPr="00FF0AE8" w:rsidRDefault="00CD7412"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w:t>
      </w:r>
      <w:r w:rsidR="00FF0AE8" w:rsidRPr="00FF0AE8">
        <w:rPr>
          <w:rFonts w:ascii="Bookman Old Style" w:eastAsia="Times New Roman" w:hAnsi="Bookman Old Style" w:cs="Arial"/>
        </w:rPr>
        <w:t xml:space="preserve"> to make sure that Bold and Italics are actually appearing in separate different lines here this is on the same line to appear as separate lines simply add in two empty spaces after each of these lines. </w:t>
      </w:r>
    </w:p>
    <w:p w14:paraId="1E7A2DB3" w14:textId="33C0A313"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that way that will ensure that the next line, Italics will be on its own separate line. </w:t>
      </w:r>
    </w:p>
    <w:p w14:paraId="0B410122" w14:textId="003CDB96"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that's a little bit unintuitive, I thought it'd be good for you to know. </w:t>
      </w:r>
    </w:p>
    <w:p w14:paraId="2794BE4D" w14:textId="39C0A823"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I think those are the key things that you need to know for notebooks on IBM Data Science Experience. </w:t>
      </w:r>
    </w:p>
    <w:p w14:paraId="10555D01"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create other notebooks for your projects. </w:t>
      </w:r>
    </w:p>
    <w:p w14:paraId="0832856A" w14:textId="58437B3E"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save your notebooks as well by going to File, Save and Save Version, but just note that these notebooks will save automatically every two minutes, so you don't have to worry too much about saving. </w:t>
      </w:r>
    </w:p>
    <w:p w14:paraId="1534F992"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also download these notebooks if you like to your local desktop. </w:t>
      </w:r>
    </w:p>
    <w:p w14:paraId="2120899F" w14:textId="2FDBE798"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lastRenderedPageBreak/>
        <w:t>And if you ever get stuck with your Kernels, you can go ahead and click on Kernel here in this menu. </w:t>
      </w:r>
    </w:p>
    <w:p w14:paraId="22C4E9F2" w14:textId="2250858B"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You can click on Interrupt or you can click on Restart, which will restart the Kernel. </w:t>
      </w:r>
    </w:p>
    <w:p w14:paraId="6A04D30C" w14:textId="0EBC9B2B"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if you do want to switch your interpreters from Python to R for example, you can go ahead and click on Change Kernel and choose the language that you want to work with. </w:t>
      </w:r>
    </w:p>
    <w:p w14:paraId="58087EC6" w14:textId="74996E40"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Note that you can only use one language at a time, so you can only use R or you can only use Python 2 or Python 3 in the same notebook. </w:t>
      </w:r>
    </w:p>
    <w:p w14:paraId="65471256" w14:textId="5B3A9845"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And just one last step is that if you like a little bit more real state so you can see more of your notebook, you can click on this button in the right hand corner and that will free up a little bit more of the space here so you can see more of your notebook. </w:t>
      </w:r>
    </w:p>
    <w:p w14:paraId="729755D7"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So that's all for this video. </w:t>
      </w:r>
    </w:p>
    <w:p w14:paraId="32C508D3" w14:textId="77777777" w:rsidR="00FF0AE8" w:rsidRPr="00FF0AE8" w:rsidRDefault="00FF0AE8" w:rsidP="00FF0AE8">
      <w:pPr>
        <w:spacing w:before="120" w:after="120" w:line="276" w:lineRule="auto"/>
        <w:jc w:val="both"/>
        <w:rPr>
          <w:rFonts w:ascii="Bookman Old Style" w:eastAsia="Times New Roman" w:hAnsi="Bookman Old Style" w:cs="Arial"/>
        </w:rPr>
      </w:pPr>
      <w:r w:rsidRPr="00FF0AE8">
        <w:rPr>
          <w:rFonts w:ascii="Bookman Old Style" w:eastAsia="Times New Roman" w:hAnsi="Bookman Old Style" w:cs="Arial"/>
        </w:rPr>
        <w:t>Happy coding with Jupiter notebooks on Data Science Experience.</w:t>
      </w:r>
    </w:p>
    <w:p w14:paraId="5E622954" w14:textId="77777777" w:rsidR="007E1552" w:rsidRPr="00CD7412" w:rsidRDefault="007E1552" w:rsidP="003B7DBF">
      <w:pPr>
        <w:spacing w:before="120" w:after="120" w:line="276" w:lineRule="auto"/>
        <w:jc w:val="both"/>
        <w:rPr>
          <w:rFonts w:ascii="Bookman Old Style" w:eastAsia="Times New Roman" w:hAnsi="Bookman Old Style" w:cs="Arial"/>
        </w:rPr>
      </w:pPr>
    </w:p>
    <w:sectPr w:rsidR="007E1552" w:rsidRPr="00CD7412" w:rsidSect="008A0BE3">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76C"/>
    <w:multiLevelType w:val="multilevel"/>
    <w:tmpl w:val="D1C4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D4198"/>
    <w:multiLevelType w:val="multilevel"/>
    <w:tmpl w:val="6B3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07EEE"/>
    <w:multiLevelType w:val="multilevel"/>
    <w:tmpl w:val="AE14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932EA"/>
    <w:multiLevelType w:val="multilevel"/>
    <w:tmpl w:val="010C8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6294B"/>
    <w:multiLevelType w:val="multilevel"/>
    <w:tmpl w:val="C9BA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D4365"/>
    <w:multiLevelType w:val="multilevel"/>
    <w:tmpl w:val="5DA4D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D57C5"/>
    <w:multiLevelType w:val="multilevel"/>
    <w:tmpl w:val="F7E0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6F64E8"/>
    <w:multiLevelType w:val="multilevel"/>
    <w:tmpl w:val="B574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866C9C"/>
    <w:multiLevelType w:val="multilevel"/>
    <w:tmpl w:val="DAAA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D614A"/>
    <w:multiLevelType w:val="multilevel"/>
    <w:tmpl w:val="5D70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24539"/>
    <w:multiLevelType w:val="multilevel"/>
    <w:tmpl w:val="D1DE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447B54"/>
    <w:multiLevelType w:val="multilevel"/>
    <w:tmpl w:val="56627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CF00F3"/>
    <w:multiLevelType w:val="multilevel"/>
    <w:tmpl w:val="4C58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C54B8D"/>
    <w:multiLevelType w:val="multilevel"/>
    <w:tmpl w:val="2DA8D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EE40D8"/>
    <w:multiLevelType w:val="multilevel"/>
    <w:tmpl w:val="B38C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4A093D"/>
    <w:multiLevelType w:val="multilevel"/>
    <w:tmpl w:val="2B0A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338F2"/>
    <w:multiLevelType w:val="multilevel"/>
    <w:tmpl w:val="B1B2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64408A"/>
    <w:multiLevelType w:val="multilevel"/>
    <w:tmpl w:val="3D822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837991"/>
    <w:multiLevelType w:val="multilevel"/>
    <w:tmpl w:val="00D8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1C6517"/>
    <w:multiLevelType w:val="multilevel"/>
    <w:tmpl w:val="F434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4518EC"/>
    <w:multiLevelType w:val="multilevel"/>
    <w:tmpl w:val="B9CEC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24743F"/>
    <w:multiLevelType w:val="multilevel"/>
    <w:tmpl w:val="AE64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055068"/>
    <w:multiLevelType w:val="multilevel"/>
    <w:tmpl w:val="E6B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760966"/>
    <w:multiLevelType w:val="multilevel"/>
    <w:tmpl w:val="9388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7E6F54"/>
    <w:multiLevelType w:val="multilevel"/>
    <w:tmpl w:val="6238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F14957"/>
    <w:multiLevelType w:val="multilevel"/>
    <w:tmpl w:val="B782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758E3"/>
    <w:multiLevelType w:val="multilevel"/>
    <w:tmpl w:val="7CFE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0"/>
  </w:num>
  <w:num w:numId="3">
    <w:abstractNumId w:val="11"/>
  </w:num>
  <w:num w:numId="4">
    <w:abstractNumId w:val="20"/>
  </w:num>
  <w:num w:numId="5">
    <w:abstractNumId w:val="21"/>
  </w:num>
  <w:num w:numId="6">
    <w:abstractNumId w:val="4"/>
  </w:num>
  <w:num w:numId="7">
    <w:abstractNumId w:val="19"/>
  </w:num>
  <w:num w:numId="8">
    <w:abstractNumId w:val="3"/>
  </w:num>
  <w:num w:numId="9">
    <w:abstractNumId w:val="8"/>
  </w:num>
  <w:num w:numId="10">
    <w:abstractNumId w:val="1"/>
  </w:num>
  <w:num w:numId="11">
    <w:abstractNumId w:val="9"/>
  </w:num>
  <w:num w:numId="12">
    <w:abstractNumId w:val="22"/>
  </w:num>
  <w:num w:numId="13">
    <w:abstractNumId w:val="17"/>
  </w:num>
  <w:num w:numId="14">
    <w:abstractNumId w:val="5"/>
  </w:num>
  <w:num w:numId="15">
    <w:abstractNumId w:val="10"/>
  </w:num>
  <w:num w:numId="16">
    <w:abstractNumId w:val="14"/>
  </w:num>
  <w:num w:numId="17">
    <w:abstractNumId w:val="24"/>
  </w:num>
  <w:num w:numId="18">
    <w:abstractNumId w:val="18"/>
  </w:num>
  <w:num w:numId="19">
    <w:abstractNumId w:val="25"/>
  </w:num>
  <w:num w:numId="20">
    <w:abstractNumId w:val="2"/>
  </w:num>
  <w:num w:numId="21">
    <w:abstractNumId w:val="15"/>
  </w:num>
  <w:num w:numId="22">
    <w:abstractNumId w:val="12"/>
  </w:num>
  <w:num w:numId="23">
    <w:abstractNumId w:val="26"/>
  </w:num>
  <w:num w:numId="24">
    <w:abstractNumId w:val="6"/>
  </w:num>
  <w:num w:numId="25">
    <w:abstractNumId w:val="16"/>
  </w:num>
  <w:num w:numId="26">
    <w:abstractNumId w:val="1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A49"/>
    <w:rsid w:val="000839FA"/>
    <w:rsid w:val="0009183D"/>
    <w:rsid w:val="00163C54"/>
    <w:rsid w:val="001E4D96"/>
    <w:rsid w:val="002062C3"/>
    <w:rsid w:val="00222FB1"/>
    <w:rsid w:val="00291A4C"/>
    <w:rsid w:val="002C1EC4"/>
    <w:rsid w:val="003B7DBF"/>
    <w:rsid w:val="003F72EB"/>
    <w:rsid w:val="004043B3"/>
    <w:rsid w:val="004714D6"/>
    <w:rsid w:val="0049530F"/>
    <w:rsid w:val="0056681B"/>
    <w:rsid w:val="005E3962"/>
    <w:rsid w:val="00687A49"/>
    <w:rsid w:val="006C450B"/>
    <w:rsid w:val="00794C4E"/>
    <w:rsid w:val="007A3019"/>
    <w:rsid w:val="007C66BC"/>
    <w:rsid w:val="007E1552"/>
    <w:rsid w:val="007F3D25"/>
    <w:rsid w:val="008A0BE3"/>
    <w:rsid w:val="00992449"/>
    <w:rsid w:val="00996ADF"/>
    <w:rsid w:val="00AD7EB4"/>
    <w:rsid w:val="00B3193B"/>
    <w:rsid w:val="00BC2454"/>
    <w:rsid w:val="00CD7412"/>
    <w:rsid w:val="00DD549D"/>
    <w:rsid w:val="00E31B25"/>
    <w:rsid w:val="00E72077"/>
    <w:rsid w:val="00E85C55"/>
    <w:rsid w:val="00FF0AE8"/>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AB787"/>
  <w15:chartTrackingRefBased/>
  <w15:docId w15:val="{4358C3F3-4B98-4018-B46F-97B8F30BC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paragraph" w:styleId="Heading1">
    <w:name w:val="heading 1"/>
    <w:basedOn w:val="Normal"/>
    <w:next w:val="Normal"/>
    <w:link w:val="Heading1Char"/>
    <w:uiPriority w:val="9"/>
    <w:qFormat/>
    <w:rsid w:val="007F3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C45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C45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C66B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3D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3D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0B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0BE3"/>
    <w:rPr>
      <w:color w:val="0000FF"/>
      <w:u w:val="single"/>
    </w:rPr>
  </w:style>
  <w:style w:type="character" w:styleId="Strong">
    <w:name w:val="Strong"/>
    <w:basedOn w:val="DefaultParagraphFont"/>
    <w:uiPriority w:val="22"/>
    <w:qFormat/>
    <w:rsid w:val="002C1EC4"/>
    <w:rPr>
      <w:b/>
      <w:bCs/>
    </w:rPr>
  </w:style>
  <w:style w:type="character" w:customStyle="1" w:styleId="Heading2Char">
    <w:name w:val="Heading 2 Char"/>
    <w:basedOn w:val="DefaultParagraphFont"/>
    <w:link w:val="Heading2"/>
    <w:uiPriority w:val="9"/>
    <w:rsid w:val="006C45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C450B"/>
    <w:rPr>
      <w:rFonts w:ascii="Times New Roman" w:eastAsia="Times New Roman" w:hAnsi="Times New Roman" w:cs="Times New Roman"/>
      <w:b/>
      <w:bCs/>
      <w:sz w:val="27"/>
      <w:szCs w:val="27"/>
    </w:rPr>
  </w:style>
  <w:style w:type="character" w:styleId="Emphasis">
    <w:name w:val="Emphasis"/>
    <w:basedOn w:val="DefaultParagraphFont"/>
    <w:uiPriority w:val="20"/>
    <w:qFormat/>
    <w:rsid w:val="006C450B"/>
    <w:rPr>
      <w:i/>
      <w:iCs/>
    </w:rPr>
  </w:style>
  <w:style w:type="character" w:customStyle="1" w:styleId="Heading4Char">
    <w:name w:val="Heading 4 Char"/>
    <w:basedOn w:val="DefaultParagraphFont"/>
    <w:link w:val="Heading4"/>
    <w:uiPriority w:val="9"/>
    <w:semiHidden/>
    <w:rsid w:val="007C66BC"/>
    <w:rPr>
      <w:rFonts w:asciiTheme="majorHAnsi" w:eastAsiaTheme="majorEastAsia" w:hAnsiTheme="majorHAnsi" w:cstheme="majorBidi"/>
      <w:i/>
      <w:iCs/>
      <w:color w:val="2F5496" w:themeColor="accent1" w:themeShade="BF"/>
    </w:rPr>
  </w:style>
  <w:style w:type="character" w:customStyle="1" w:styleId="sr-only">
    <w:name w:val="sr-only"/>
    <w:basedOn w:val="DefaultParagraphFont"/>
    <w:rsid w:val="005E3962"/>
  </w:style>
  <w:style w:type="character" w:customStyle="1" w:styleId="Heading1Char">
    <w:name w:val="Heading 1 Char"/>
    <w:basedOn w:val="DefaultParagraphFont"/>
    <w:link w:val="Heading1"/>
    <w:uiPriority w:val="9"/>
    <w:rsid w:val="007F3D25"/>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7F3D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F3D2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7F3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D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3D25"/>
    <w:rPr>
      <w:rFonts w:ascii="Courier New" w:eastAsia="Times New Roman" w:hAnsi="Courier New" w:cs="Courier New"/>
      <w:sz w:val="20"/>
      <w:szCs w:val="20"/>
    </w:rPr>
  </w:style>
  <w:style w:type="character" w:customStyle="1" w:styleId="pl-k">
    <w:name w:val="pl-k"/>
    <w:basedOn w:val="DefaultParagraphFont"/>
    <w:rsid w:val="007F3D25"/>
  </w:style>
  <w:style w:type="character" w:customStyle="1" w:styleId="pl-s">
    <w:name w:val="pl-s"/>
    <w:basedOn w:val="DefaultParagraphFont"/>
    <w:rsid w:val="007F3D25"/>
  </w:style>
  <w:style w:type="character" w:customStyle="1" w:styleId="pl-pds">
    <w:name w:val="pl-pds"/>
    <w:basedOn w:val="DefaultParagraphFont"/>
    <w:rsid w:val="007F3D25"/>
  </w:style>
  <w:style w:type="character" w:customStyle="1" w:styleId="pl-en">
    <w:name w:val="pl-en"/>
    <w:basedOn w:val="DefaultParagraphFont"/>
    <w:rsid w:val="007F3D25"/>
  </w:style>
  <w:style w:type="character" w:customStyle="1" w:styleId="pl-c1">
    <w:name w:val="pl-c1"/>
    <w:basedOn w:val="DefaultParagraphFont"/>
    <w:rsid w:val="007F3D25"/>
  </w:style>
  <w:style w:type="character" w:customStyle="1" w:styleId="body-2-text">
    <w:name w:val="body-2-text"/>
    <w:basedOn w:val="DefaultParagraphFont"/>
    <w:rsid w:val="004714D6"/>
  </w:style>
  <w:style w:type="paragraph" w:customStyle="1" w:styleId="instructor-name">
    <w:name w:val="instructor-name"/>
    <w:basedOn w:val="Normal"/>
    <w:rsid w:val="004714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1-text">
    <w:name w:val="body-1-text"/>
    <w:basedOn w:val="DefaultParagraphFont"/>
    <w:rsid w:val="004714D6"/>
  </w:style>
  <w:style w:type="character" w:customStyle="1" w:styleId="td-title">
    <w:name w:val="td-title"/>
    <w:basedOn w:val="DefaultParagraphFont"/>
    <w:rsid w:val="004714D6"/>
  </w:style>
  <w:style w:type="character" w:customStyle="1" w:styleId="rc-volunteerlink">
    <w:name w:val="rc-volunteerlink"/>
    <w:basedOn w:val="DefaultParagraphFont"/>
    <w:rsid w:val="004714D6"/>
  </w:style>
  <w:style w:type="character" w:customStyle="1" w:styleId="rc-a11yscreenreaderonly">
    <w:name w:val="rc-a11yscreenreaderonly"/>
    <w:basedOn w:val="DefaultParagraphFont"/>
    <w:rsid w:val="004714D6"/>
  </w:style>
  <w:style w:type="paragraph" w:customStyle="1" w:styleId="item-row">
    <w:name w:val="item-row"/>
    <w:basedOn w:val="Normal"/>
    <w:rsid w:val="004714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067162">
      <w:bodyDiv w:val="1"/>
      <w:marLeft w:val="0"/>
      <w:marRight w:val="0"/>
      <w:marTop w:val="0"/>
      <w:marBottom w:val="0"/>
      <w:divBdr>
        <w:top w:val="none" w:sz="0" w:space="0" w:color="auto"/>
        <w:left w:val="none" w:sz="0" w:space="0" w:color="auto"/>
        <w:bottom w:val="none" w:sz="0" w:space="0" w:color="auto"/>
        <w:right w:val="none" w:sz="0" w:space="0" w:color="auto"/>
      </w:divBdr>
    </w:div>
    <w:div w:id="83886632">
      <w:bodyDiv w:val="1"/>
      <w:marLeft w:val="0"/>
      <w:marRight w:val="0"/>
      <w:marTop w:val="0"/>
      <w:marBottom w:val="0"/>
      <w:divBdr>
        <w:top w:val="none" w:sz="0" w:space="0" w:color="auto"/>
        <w:left w:val="none" w:sz="0" w:space="0" w:color="auto"/>
        <w:bottom w:val="none" w:sz="0" w:space="0" w:color="auto"/>
        <w:right w:val="none" w:sz="0" w:space="0" w:color="auto"/>
      </w:divBdr>
      <w:divsChild>
        <w:div w:id="1854220021">
          <w:marLeft w:val="0"/>
          <w:marRight w:val="0"/>
          <w:marTop w:val="300"/>
          <w:marBottom w:val="0"/>
          <w:divBdr>
            <w:top w:val="none" w:sz="0" w:space="0" w:color="auto"/>
            <w:left w:val="none" w:sz="0" w:space="0" w:color="auto"/>
            <w:bottom w:val="none" w:sz="0" w:space="0" w:color="auto"/>
            <w:right w:val="none" w:sz="0" w:space="0" w:color="auto"/>
          </w:divBdr>
          <w:divsChild>
            <w:div w:id="1996062321">
              <w:marLeft w:val="0"/>
              <w:marRight w:val="0"/>
              <w:marTop w:val="0"/>
              <w:marBottom w:val="0"/>
              <w:divBdr>
                <w:top w:val="none" w:sz="0" w:space="0" w:color="auto"/>
                <w:left w:val="none" w:sz="0" w:space="0" w:color="auto"/>
                <w:bottom w:val="none" w:sz="0" w:space="0" w:color="auto"/>
                <w:right w:val="none" w:sz="0" w:space="0" w:color="auto"/>
              </w:divBdr>
              <w:divsChild>
                <w:div w:id="11877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577">
          <w:marLeft w:val="0"/>
          <w:marRight w:val="0"/>
          <w:marTop w:val="0"/>
          <w:marBottom w:val="300"/>
          <w:divBdr>
            <w:top w:val="none" w:sz="0" w:space="0" w:color="auto"/>
            <w:left w:val="none" w:sz="0" w:space="0" w:color="auto"/>
            <w:bottom w:val="none" w:sz="0" w:space="0" w:color="auto"/>
            <w:right w:val="none" w:sz="0" w:space="0" w:color="auto"/>
          </w:divBdr>
          <w:divsChild>
            <w:div w:id="4089423">
              <w:marLeft w:val="0"/>
              <w:marRight w:val="0"/>
              <w:marTop w:val="0"/>
              <w:marBottom w:val="0"/>
              <w:divBdr>
                <w:top w:val="none" w:sz="0" w:space="0" w:color="auto"/>
                <w:left w:val="none" w:sz="0" w:space="0" w:color="auto"/>
                <w:bottom w:val="none" w:sz="0" w:space="0" w:color="auto"/>
                <w:right w:val="none" w:sz="0" w:space="0" w:color="auto"/>
              </w:divBdr>
              <w:divsChild>
                <w:div w:id="897126384">
                  <w:marLeft w:val="0"/>
                  <w:marRight w:val="0"/>
                  <w:marTop w:val="0"/>
                  <w:marBottom w:val="0"/>
                  <w:divBdr>
                    <w:top w:val="none" w:sz="0" w:space="0" w:color="auto"/>
                    <w:left w:val="none" w:sz="0" w:space="0" w:color="auto"/>
                    <w:bottom w:val="none" w:sz="0" w:space="0" w:color="auto"/>
                    <w:right w:val="none" w:sz="0" w:space="0" w:color="auto"/>
                  </w:divBdr>
                  <w:divsChild>
                    <w:div w:id="38105872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67061559">
      <w:bodyDiv w:val="1"/>
      <w:marLeft w:val="0"/>
      <w:marRight w:val="0"/>
      <w:marTop w:val="0"/>
      <w:marBottom w:val="0"/>
      <w:divBdr>
        <w:top w:val="none" w:sz="0" w:space="0" w:color="auto"/>
        <w:left w:val="none" w:sz="0" w:space="0" w:color="auto"/>
        <w:bottom w:val="none" w:sz="0" w:space="0" w:color="auto"/>
        <w:right w:val="none" w:sz="0" w:space="0" w:color="auto"/>
      </w:divBdr>
    </w:div>
    <w:div w:id="168835020">
      <w:bodyDiv w:val="1"/>
      <w:marLeft w:val="0"/>
      <w:marRight w:val="0"/>
      <w:marTop w:val="0"/>
      <w:marBottom w:val="0"/>
      <w:divBdr>
        <w:top w:val="none" w:sz="0" w:space="0" w:color="auto"/>
        <w:left w:val="none" w:sz="0" w:space="0" w:color="auto"/>
        <w:bottom w:val="none" w:sz="0" w:space="0" w:color="auto"/>
        <w:right w:val="none" w:sz="0" w:space="0" w:color="auto"/>
      </w:divBdr>
    </w:div>
    <w:div w:id="245656134">
      <w:bodyDiv w:val="1"/>
      <w:marLeft w:val="0"/>
      <w:marRight w:val="0"/>
      <w:marTop w:val="0"/>
      <w:marBottom w:val="0"/>
      <w:divBdr>
        <w:top w:val="none" w:sz="0" w:space="0" w:color="auto"/>
        <w:left w:val="none" w:sz="0" w:space="0" w:color="auto"/>
        <w:bottom w:val="none" w:sz="0" w:space="0" w:color="auto"/>
        <w:right w:val="none" w:sz="0" w:space="0" w:color="auto"/>
      </w:divBdr>
      <w:divsChild>
        <w:div w:id="1119033743">
          <w:marLeft w:val="0"/>
          <w:marRight w:val="0"/>
          <w:marTop w:val="0"/>
          <w:marBottom w:val="0"/>
          <w:divBdr>
            <w:top w:val="none" w:sz="0" w:space="0" w:color="auto"/>
            <w:left w:val="none" w:sz="0" w:space="0" w:color="auto"/>
            <w:bottom w:val="none" w:sz="0" w:space="0" w:color="auto"/>
            <w:right w:val="none" w:sz="0" w:space="0" w:color="auto"/>
          </w:divBdr>
        </w:div>
        <w:div w:id="274409414">
          <w:marLeft w:val="0"/>
          <w:marRight w:val="0"/>
          <w:marTop w:val="0"/>
          <w:marBottom w:val="0"/>
          <w:divBdr>
            <w:top w:val="none" w:sz="0" w:space="0" w:color="auto"/>
            <w:left w:val="none" w:sz="0" w:space="0" w:color="auto"/>
            <w:bottom w:val="none" w:sz="0" w:space="0" w:color="auto"/>
            <w:right w:val="none" w:sz="0" w:space="0" w:color="auto"/>
          </w:divBdr>
        </w:div>
        <w:div w:id="1982953359">
          <w:marLeft w:val="0"/>
          <w:marRight w:val="0"/>
          <w:marTop w:val="0"/>
          <w:marBottom w:val="0"/>
          <w:divBdr>
            <w:top w:val="none" w:sz="0" w:space="0" w:color="auto"/>
            <w:left w:val="none" w:sz="0" w:space="0" w:color="auto"/>
            <w:bottom w:val="none" w:sz="0" w:space="0" w:color="auto"/>
            <w:right w:val="none" w:sz="0" w:space="0" w:color="auto"/>
          </w:divBdr>
        </w:div>
        <w:div w:id="1622421570">
          <w:marLeft w:val="0"/>
          <w:marRight w:val="0"/>
          <w:marTop w:val="0"/>
          <w:marBottom w:val="0"/>
          <w:divBdr>
            <w:top w:val="none" w:sz="0" w:space="0" w:color="auto"/>
            <w:left w:val="none" w:sz="0" w:space="0" w:color="auto"/>
            <w:bottom w:val="none" w:sz="0" w:space="0" w:color="auto"/>
            <w:right w:val="none" w:sz="0" w:space="0" w:color="auto"/>
          </w:divBdr>
        </w:div>
        <w:div w:id="2061127298">
          <w:marLeft w:val="0"/>
          <w:marRight w:val="0"/>
          <w:marTop w:val="0"/>
          <w:marBottom w:val="0"/>
          <w:divBdr>
            <w:top w:val="none" w:sz="0" w:space="0" w:color="auto"/>
            <w:left w:val="none" w:sz="0" w:space="0" w:color="auto"/>
            <w:bottom w:val="none" w:sz="0" w:space="0" w:color="auto"/>
            <w:right w:val="none" w:sz="0" w:space="0" w:color="auto"/>
          </w:divBdr>
        </w:div>
        <w:div w:id="1629124998">
          <w:marLeft w:val="0"/>
          <w:marRight w:val="0"/>
          <w:marTop w:val="0"/>
          <w:marBottom w:val="0"/>
          <w:divBdr>
            <w:top w:val="none" w:sz="0" w:space="0" w:color="auto"/>
            <w:left w:val="none" w:sz="0" w:space="0" w:color="auto"/>
            <w:bottom w:val="none" w:sz="0" w:space="0" w:color="auto"/>
            <w:right w:val="none" w:sz="0" w:space="0" w:color="auto"/>
          </w:divBdr>
        </w:div>
        <w:div w:id="1089042810">
          <w:marLeft w:val="0"/>
          <w:marRight w:val="0"/>
          <w:marTop w:val="0"/>
          <w:marBottom w:val="0"/>
          <w:divBdr>
            <w:top w:val="none" w:sz="0" w:space="0" w:color="auto"/>
            <w:left w:val="none" w:sz="0" w:space="0" w:color="auto"/>
            <w:bottom w:val="none" w:sz="0" w:space="0" w:color="auto"/>
            <w:right w:val="none" w:sz="0" w:space="0" w:color="auto"/>
          </w:divBdr>
        </w:div>
        <w:div w:id="1774277616">
          <w:marLeft w:val="0"/>
          <w:marRight w:val="0"/>
          <w:marTop w:val="0"/>
          <w:marBottom w:val="0"/>
          <w:divBdr>
            <w:top w:val="none" w:sz="0" w:space="0" w:color="auto"/>
            <w:left w:val="none" w:sz="0" w:space="0" w:color="auto"/>
            <w:bottom w:val="none" w:sz="0" w:space="0" w:color="auto"/>
            <w:right w:val="none" w:sz="0" w:space="0" w:color="auto"/>
          </w:divBdr>
        </w:div>
        <w:div w:id="812210055">
          <w:marLeft w:val="0"/>
          <w:marRight w:val="0"/>
          <w:marTop w:val="0"/>
          <w:marBottom w:val="0"/>
          <w:divBdr>
            <w:top w:val="none" w:sz="0" w:space="0" w:color="auto"/>
            <w:left w:val="none" w:sz="0" w:space="0" w:color="auto"/>
            <w:bottom w:val="none" w:sz="0" w:space="0" w:color="auto"/>
            <w:right w:val="none" w:sz="0" w:space="0" w:color="auto"/>
          </w:divBdr>
        </w:div>
        <w:div w:id="173808596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 w:id="2102293584">
          <w:marLeft w:val="0"/>
          <w:marRight w:val="0"/>
          <w:marTop w:val="0"/>
          <w:marBottom w:val="0"/>
          <w:divBdr>
            <w:top w:val="none" w:sz="0" w:space="0" w:color="auto"/>
            <w:left w:val="none" w:sz="0" w:space="0" w:color="auto"/>
            <w:bottom w:val="none" w:sz="0" w:space="0" w:color="auto"/>
            <w:right w:val="none" w:sz="0" w:space="0" w:color="auto"/>
          </w:divBdr>
        </w:div>
        <w:div w:id="1571380101">
          <w:marLeft w:val="0"/>
          <w:marRight w:val="0"/>
          <w:marTop w:val="0"/>
          <w:marBottom w:val="0"/>
          <w:divBdr>
            <w:top w:val="none" w:sz="0" w:space="0" w:color="auto"/>
            <w:left w:val="none" w:sz="0" w:space="0" w:color="auto"/>
            <w:bottom w:val="none" w:sz="0" w:space="0" w:color="auto"/>
            <w:right w:val="none" w:sz="0" w:space="0" w:color="auto"/>
          </w:divBdr>
        </w:div>
        <w:div w:id="661279612">
          <w:marLeft w:val="0"/>
          <w:marRight w:val="0"/>
          <w:marTop w:val="0"/>
          <w:marBottom w:val="0"/>
          <w:divBdr>
            <w:top w:val="none" w:sz="0" w:space="0" w:color="auto"/>
            <w:left w:val="none" w:sz="0" w:space="0" w:color="auto"/>
            <w:bottom w:val="none" w:sz="0" w:space="0" w:color="auto"/>
            <w:right w:val="none" w:sz="0" w:space="0" w:color="auto"/>
          </w:divBdr>
        </w:div>
        <w:div w:id="1797525254">
          <w:marLeft w:val="0"/>
          <w:marRight w:val="0"/>
          <w:marTop w:val="0"/>
          <w:marBottom w:val="0"/>
          <w:divBdr>
            <w:top w:val="none" w:sz="0" w:space="0" w:color="auto"/>
            <w:left w:val="none" w:sz="0" w:space="0" w:color="auto"/>
            <w:bottom w:val="none" w:sz="0" w:space="0" w:color="auto"/>
            <w:right w:val="none" w:sz="0" w:space="0" w:color="auto"/>
          </w:divBdr>
        </w:div>
        <w:div w:id="1628929051">
          <w:marLeft w:val="0"/>
          <w:marRight w:val="0"/>
          <w:marTop w:val="0"/>
          <w:marBottom w:val="0"/>
          <w:divBdr>
            <w:top w:val="none" w:sz="0" w:space="0" w:color="auto"/>
            <w:left w:val="none" w:sz="0" w:space="0" w:color="auto"/>
            <w:bottom w:val="none" w:sz="0" w:space="0" w:color="auto"/>
            <w:right w:val="none" w:sz="0" w:space="0" w:color="auto"/>
          </w:divBdr>
        </w:div>
        <w:div w:id="1177503033">
          <w:marLeft w:val="0"/>
          <w:marRight w:val="0"/>
          <w:marTop w:val="0"/>
          <w:marBottom w:val="0"/>
          <w:divBdr>
            <w:top w:val="none" w:sz="0" w:space="0" w:color="auto"/>
            <w:left w:val="none" w:sz="0" w:space="0" w:color="auto"/>
            <w:bottom w:val="none" w:sz="0" w:space="0" w:color="auto"/>
            <w:right w:val="none" w:sz="0" w:space="0" w:color="auto"/>
          </w:divBdr>
        </w:div>
        <w:div w:id="1179540243">
          <w:marLeft w:val="0"/>
          <w:marRight w:val="0"/>
          <w:marTop w:val="0"/>
          <w:marBottom w:val="0"/>
          <w:divBdr>
            <w:top w:val="none" w:sz="0" w:space="0" w:color="auto"/>
            <w:left w:val="none" w:sz="0" w:space="0" w:color="auto"/>
            <w:bottom w:val="none" w:sz="0" w:space="0" w:color="auto"/>
            <w:right w:val="none" w:sz="0" w:space="0" w:color="auto"/>
          </w:divBdr>
        </w:div>
        <w:div w:id="217403826">
          <w:marLeft w:val="0"/>
          <w:marRight w:val="0"/>
          <w:marTop w:val="0"/>
          <w:marBottom w:val="0"/>
          <w:divBdr>
            <w:top w:val="none" w:sz="0" w:space="0" w:color="auto"/>
            <w:left w:val="none" w:sz="0" w:space="0" w:color="auto"/>
            <w:bottom w:val="none" w:sz="0" w:space="0" w:color="auto"/>
            <w:right w:val="none" w:sz="0" w:space="0" w:color="auto"/>
          </w:divBdr>
        </w:div>
        <w:div w:id="955407122">
          <w:marLeft w:val="0"/>
          <w:marRight w:val="0"/>
          <w:marTop w:val="0"/>
          <w:marBottom w:val="0"/>
          <w:divBdr>
            <w:top w:val="none" w:sz="0" w:space="0" w:color="auto"/>
            <w:left w:val="none" w:sz="0" w:space="0" w:color="auto"/>
            <w:bottom w:val="none" w:sz="0" w:space="0" w:color="auto"/>
            <w:right w:val="none" w:sz="0" w:space="0" w:color="auto"/>
          </w:divBdr>
        </w:div>
        <w:div w:id="1463645739">
          <w:marLeft w:val="0"/>
          <w:marRight w:val="0"/>
          <w:marTop w:val="0"/>
          <w:marBottom w:val="0"/>
          <w:divBdr>
            <w:top w:val="none" w:sz="0" w:space="0" w:color="auto"/>
            <w:left w:val="none" w:sz="0" w:space="0" w:color="auto"/>
            <w:bottom w:val="none" w:sz="0" w:space="0" w:color="auto"/>
            <w:right w:val="none" w:sz="0" w:space="0" w:color="auto"/>
          </w:divBdr>
        </w:div>
        <w:div w:id="185095413">
          <w:marLeft w:val="0"/>
          <w:marRight w:val="0"/>
          <w:marTop w:val="0"/>
          <w:marBottom w:val="0"/>
          <w:divBdr>
            <w:top w:val="none" w:sz="0" w:space="0" w:color="auto"/>
            <w:left w:val="none" w:sz="0" w:space="0" w:color="auto"/>
            <w:bottom w:val="none" w:sz="0" w:space="0" w:color="auto"/>
            <w:right w:val="none" w:sz="0" w:space="0" w:color="auto"/>
          </w:divBdr>
        </w:div>
        <w:div w:id="1272124643">
          <w:marLeft w:val="0"/>
          <w:marRight w:val="0"/>
          <w:marTop w:val="0"/>
          <w:marBottom w:val="0"/>
          <w:divBdr>
            <w:top w:val="none" w:sz="0" w:space="0" w:color="auto"/>
            <w:left w:val="none" w:sz="0" w:space="0" w:color="auto"/>
            <w:bottom w:val="none" w:sz="0" w:space="0" w:color="auto"/>
            <w:right w:val="none" w:sz="0" w:space="0" w:color="auto"/>
          </w:divBdr>
        </w:div>
        <w:div w:id="1574044957">
          <w:marLeft w:val="0"/>
          <w:marRight w:val="0"/>
          <w:marTop w:val="0"/>
          <w:marBottom w:val="0"/>
          <w:divBdr>
            <w:top w:val="none" w:sz="0" w:space="0" w:color="auto"/>
            <w:left w:val="none" w:sz="0" w:space="0" w:color="auto"/>
            <w:bottom w:val="none" w:sz="0" w:space="0" w:color="auto"/>
            <w:right w:val="none" w:sz="0" w:space="0" w:color="auto"/>
          </w:divBdr>
        </w:div>
        <w:div w:id="606624008">
          <w:marLeft w:val="0"/>
          <w:marRight w:val="0"/>
          <w:marTop w:val="0"/>
          <w:marBottom w:val="0"/>
          <w:divBdr>
            <w:top w:val="none" w:sz="0" w:space="0" w:color="auto"/>
            <w:left w:val="none" w:sz="0" w:space="0" w:color="auto"/>
            <w:bottom w:val="none" w:sz="0" w:space="0" w:color="auto"/>
            <w:right w:val="none" w:sz="0" w:space="0" w:color="auto"/>
          </w:divBdr>
        </w:div>
        <w:div w:id="905727990">
          <w:marLeft w:val="0"/>
          <w:marRight w:val="0"/>
          <w:marTop w:val="0"/>
          <w:marBottom w:val="0"/>
          <w:divBdr>
            <w:top w:val="none" w:sz="0" w:space="0" w:color="auto"/>
            <w:left w:val="none" w:sz="0" w:space="0" w:color="auto"/>
            <w:bottom w:val="none" w:sz="0" w:space="0" w:color="auto"/>
            <w:right w:val="none" w:sz="0" w:space="0" w:color="auto"/>
          </w:divBdr>
        </w:div>
        <w:div w:id="1042941948">
          <w:marLeft w:val="0"/>
          <w:marRight w:val="0"/>
          <w:marTop w:val="0"/>
          <w:marBottom w:val="0"/>
          <w:divBdr>
            <w:top w:val="none" w:sz="0" w:space="0" w:color="auto"/>
            <w:left w:val="none" w:sz="0" w:space="0" w:color="auto"/>
            <w:bottom w:val="none" w:sz="0" w:space="0" w:color="auto"/>
            <w:right w:val="none" w:sz="0" w:space="0" w:color="auto"/>
          </w:divBdr>
        </w:div>
        <w:div w:id="1412001811">
          <w:marLeft w:val="0"/>
          <w:marRight w:val="0"/>
          <w:marTop w:val="0"/>
          <w:marBottom w:val="0"/>
          <w:divBdr>
            <w:top w:val="none" w:sz="0" w:space="0" w:color="auto"/>
            <w:left w:val="none" w:sz="0" w:space="0" w:color="auto"/>
            <w:bottom w:val="none" w:sz="0" w:space="0" w:color="auto"/>
            <w:right w:val="none" w:sz="0" w:space="0" w:color="auto"/>
          </w:divBdr>
        </w:div>
        <w:div w:id="1095320664">
          <w:marLeft w:val="0"/>
          <w:marRight w:val="0"/>
          <w:marTop w:val="0"/>
          <w:marBottom w:val="0"/>
          <w:divBdr>
            <w:top w:val="none" w:sz="0" w:space="0" w:color="auto"/>
            <w:left w:val="none" w:sz="0" w:space="0" w:color="auto"/>
            <w:bottom w:val="none" w:sz="0" w:space="0" w:color="auto"/>
            <w:right w:val="none" w:sz="0" w:space="0" w:color="auto"/>
          </w:divBdr>
        </w:div>
        <w:div w:id="298920672">
          <w:marLeft w:val="0"/>
          <w:marRight w:val="0"/>
          <w:marTop w:val="0"/>
          <w:marBottom w:val="0"/>
          <w:divBdr>
            <w:top w:val="none" w:sz="0" w:space="0" w:color="auto"/>
            <w:left w:val="none" w:sz="0" w:space="0" w:color="auto"/>
            <w:bottom w:val="none" w:sz="0" w:space="0" w:color="auto"/>
            <w:right w:val="none" w:sz="0" w:space="0" w:color="auto"/>
          </w:divBdr>
        </w:div>
        <w:div w:id="1523203140">
          <w:marLeft w:val="0"/>
          <w:marRight w:val="0"/>
          <w:marTop w:val="0"/>
          <w:marBottom w:val="0"/>
          <w:divBdr>
            <w:top w:val="none" w:sz="0" w:space="0" w:color="auto"/>
            <w:left w:val="none" w:sz="0" w:space="0" w:color="auto"/>
            <w:bottom w:val="none" w:sz="0" w:space="0" w:color="auto"/>
            <w:right w:val="none" w:sz="0" w:space="0" w:color="auto"/>
          </w:divBdr>
        </w:div>
        <w:div w:id="517083336">
          <w:marLeft w:val="0"/>
          <w:marRight w:val="0"/>
          <w:marTop w:val="0"/>
          <w:marBottom w:val="0"/>
          <w:divBdr>
            <w:top w:val="none" w:sz="0" w:space="0" w:color="auto"/>
            <w:left w:val="none" w:sz="0" w:space="0" w:color="auto"/>
            <w:bottom w:val="none" w:sz="0" w:space="0" w:color="auto"/>
            <w:right w:val="none" w:sz="0" w:space="0" w:color="auto"/>
          </w:divBdr>
        </w:div>
        <w:div w:id="1581208798">
          <w:marLeft w:val="0"/>
          <w:marRight w:val="0"/>
          <w:marTop w:val="0"/>
          <w:marBottom w:val="0"/>
          <w:divBdr>
            <w:top w:val="none" w:sz="0" w:space="0" w:color="auto"/>
            <w:left w:val="none" w:sz="0" w:space="0" w:color="auto"/>
            <w:bottom w:val="none" w:sz="0" w:space="0" w:color="auto"/>
            <w:right w:val="none" w:sz="0" w:space="0" w:color="auto"/>
          </w:divBdr>
        </w:div>
        <w:div w:id="1902866442">
          <w:marLeft w:val="0"/>
          <w:marRight w:val="0"/>
          <w:marTop w:val="0"/>
          <w:marBottom w:val="0"/>
          <w:divBdr>
            <w:top w:val="none" w:sz="0" w:space="0" w:color="auto"/>
            <w:left w:val="none" w:sz="0" w:space="0" w:color="auto"/>
            <w:bottom w:val="none" w:sz="0" w:space="0" w:color="auto"/>
            <w:right w:val="none" w:sz="0" w:space="0" w:color="auto"/>
          </w:divBdr>
        </w:div>
        <w:div w:id="1383360767">
          <w:marLeft w:val="0"/>
          <w:marRight w:val="0"/>
          <w:marTop w:val="0"/>
          <w:marBottom w:val="0"/>
          <w:divBdr>
            <w:top w:val="none" w:sz="0" w:space="0" w:color="auto"/>
            <w:left w:val="none" w:sz="0" w:space="0" w:color="auto"/>
            <w:bottom w:val="none" w:sz="0" w:space="0" w:color="auto"/>
            <w:right w:val="none" w:sz="0" w:space="0" w:color="auto"/>
          </w:divBdr>
        </w:div>
        <w:div w:id="326441247">
          <w:marLeft w:val="0"/>
          <w:marRight w:val="0"/>
          <w:marTop w:val="0"/>
          <w:marBottom w:val="0"/>
          <w:divBdr>
            <w:top w:val="none" w:sz="0" w:space="0" w:color="auto"/>
            <w:left w:val="none" w:sz="0" w:space="0" w:color="auto"/>
            <w:bottom w:val="none" w:sz="0" w:space="0" w:color="auto"/>
            <w:right w:val="none" w:sz="0" w:space="0" w:color="auto"/>
          </w:divBdr>
        </w:div>
        <w:div w:id="1299409877">
          <w:marLeft w:val="0"/>
          <w:marRight w:val="0"/>
          <w:marTop w:val="0"/>
          <w:marBottom w:val="0"/>
          <w:divBdr>
            <w:top w:val="none" w:sz="0" w:space="0" w:color="auto"/>
            <w:left w:val="none" w:sz="0" w:space="0" w:color="auto"/>
            <w:bottom w:val="none" w:sz="0" w:space="0" w:color="auto"/>
            <w:right w:val="none" w:sz="0" w:space="0" w:color="auto"/>
          </w:divBdr>
        </w:div>
        <w:div w:id="1963262532">
          <w:marLeft w:val="0"/>
          <w:marRight w:val="0"/>
          <w:marTop w:val="0"/>
          <w:marBottom w:val="0"/>
          <w:divBdr>
            <w:top w:val="none" w:sz="0" w:space="0" w:color="auto"/>
            <w:left w:val="none" w:sz="0" w:space="0" w:color="auto"/>
            <w:bottom w:val="none" w:sz="0" w:space="0" w:color="auto"/>
            <w:right w:val="none" w:sz="0" w:space="0" w:color="auto"/>
          </w:divBdr>
        </w:div>
        <w:div w:id="2123575659">
          <w:marLeft w:val="0"/>
          <w:marRight w:val="0"/>
          <w:marTop w:val="0"/>
          <w:marBottom w:val="0"/>
          <w:divBdr>
            <w:top w:val="none" w:sz="0" w:space="0" w:color="auto"/>
            <w:left w:val="none" w:sz="0" w:space="0" w:color="auto"/>
            <w:bottom w:val="none" w:sz="0" w:space="0" w:color="auto"/>
            <w:right w:val="none" w:sz="0" w:space="0" w:color="auto"/>
          </w:divBdr>
        </w:div>
        <w:div w:id="1707557703">
          <w:marLeft w:val="0"/>
          <w:marRight w:val="0"/>
          <w:marTop w:val="0"/>
          <w:marBottom w:val="0"/>
          <w:divBdr>
            <w:top w:val="none" w:sz="0" w:space="0" w:color="auto"/>
            <w:left w:val="none" w:sz="0" w:space="0" w:color="auto"/>
            <w:bottom w:val="none" w:sz="0" w:space="0" w:color="auto"/>
            <w:right w:val="none" w:sz="0" w:space="0" w:color="auto"/>
          </w:divBdr>
        </w:div>
        <w:div w:id="666246003">
          <w:marLeft w:val="0"/>
          <w:marRight w:val="0"/>
          <w:marTop w:val="0"/>
          <w:marBottom w:val="0"/>
          <w:divBdr>
            <w:top w:val="none" w:sz="0" w:space="0" w:color="auto"/>
            <w:left w:val="none" w:sz="0" w:space="0" w:color="auto"/>
            <w:bottom w:val="none" w:sz="0" w:space="0" w:color="auto"/>
            <w:right w:val="none" w:sz="0" w:space="0" w:color="auto"/>
          </w:divBdr>
        </w:div>
        <w:div w:id="134491936">
          <w:marLeft w:val="0"/>
          <w:marRight w:val="0"/>
          <w:marTop w:val="0"/>
          <w:marBottom w:val="0"/>
          <w:divBdr>
            <w:top w:val="none" w:sz="0" w:space="0" w:color="auto"/>
            <w:left w:val="none" w:sz="0" w:space="0" w:color="auto"/>
            <w:bottom w:val="none" w:sz="0" w:space="0" w:color="auto"/>
            <w:right w:val="none" w:sz="0" w:space="0" w:color="auto"/>
          </w:divBdr>
        </w:div>
        <w:div w:id="100688023">
          <w:marLeft w:val="0"/>
          <w:marRight w:val="0"/>
          <w:marTop w:val="0"/>
          <w:marBottom w:val="0"/>
          <w:divBdr>
            <w:top w:val="none" w:sz="0" w:space="0" w:color="auto"/>
            <w:left w:val="none" w:sz="0" w:space="0" w:color="auto"/>
            <w:bottom w:val="none" w:sz="0" w:space="0" w:color="auto"/>
            <w:right w:val="none" w:sz="0" w:space="0" w:color="auto"/>
          </w:divBdr>
        </w:div>
        <w:div w:id="814761015">
          <w:marLeft w:val="0"/>
          <w:marRight w:val="0"/>
          <w:marTop w:val="0"/>
          <w:marBottom w:val="0"/>
          <w:divBdr>
            <w:top w:val="none" w:sz="0" w:space="0" w:color="auto"/>
            <w:left w:val="none" w:sz="0" w:space="0" w:color="auto"/>
            <w:bottom w:val="none" w:sz="0" w:space="0" w:color="auto"/>
            <w:right w:val="none" w:sz="0" w:space="0" w:color="auto"/>
          </w:divBdr>
        </w:div>
        <w:div w:id="309789208">
          <w:marLeft w:val="0"/>
          <w:marRight w:val="0"/>
          <w:marTop w:val="0"/>
          <w:marBottom w:val="0"/>
          <w:divBdr>
            <w:top w:val="none" w:sz="0" w:space="0" w:color="auto"/>
            <w:left w:val="none" w:sz="0" w:space="0" w:color="auto"/>
            <w:bottom w:val="none" w:sz="0" w:space="0" w:color="auto"/>
            <w:right w:val="none" w:sz="0" w:space="0" w:color="auto"/>
          </w:divBdr>
        </w:div>
        <w:div w:id="1456679113">
          <w:marLeft w:val="0"/>
          <w:marRight w:val="0"/>
          <w:marTop w:val="0"/>
          <w:marBottom w:val="0"/>
          <w:divBdr>
            <w:top w:val="none" w:sz="0" w:space="0" w:color="auto"/>
            <w:left w:val="none" w:sz="0" w:space="0" w:color="auto"/>
            <w:bottom w:val="none" w:sz="0" w:space="0" w:color="auto"/>
            <w:right w:val="none" w:sz="0" w:space="0" w:color="auto"/>
          </w:divBdr>
        </w:div>
        <w:div w:id="883979273">
          <w:marLeft w:val="0"/>
          <w:marRight w:val="0"/>
          <w:marTop w:val="0"/>
          <w:marBottom w:val="0"/>
          <w:divBdr>
            <w:top w:val="none" w:sz="0" w:space="0" w:color="auto"/>
            <w:left w:val="none" w:sz="0" w:space="0" w:color="auto"/>
            <w:bottom w:val="none" w:sz="0" w:space="0" w:color="auto"/>
            <w:right w:val="none" w:sz="0" w:space="0" w:color="auto"/>
          </w:divBdr>
        </w:div>
        <w:div w:id="440733386">
          <w:marLeft w:val="0"/>
          <w:marRight w:val="0"/>
          <w:marTop w:val="0"/>
          <w:marBottom w:val="0"/>
          <w:divBdr>
            <w:top w:val="none" w:sz="0" w:space="0" w:color="auto"/>
            <w:left w:val="none" w:sz="0" w:space="0" w:color="auto"/>
            <w:bottom w:val="none" w:sz="0" w:space="0" w:color="auto"/>
            <w:right w:val="none" w:sz="0" w:space="0" w:color="auto"/>
          </w:divBdr>
        </w:div>
        <w:div w:id="1534149004">
          <w:marLeft w:val="0"/>
          <w:marRight w:val="0"/>
          <w:marTop w:val="0"/>
          <w:marBottom w:val="0"/>
          <w:divBdr>
            <w:top w:val="none" w:sz="0" w:space="0" w:color="auto"/>
            <w:left w:val="none" w:sz="0" w:space="0" w:color="auto"/>
            <w:bottom w:val="none" w:sz="0" w:space="0" w:color="auto"/>
            <w:right w:val="none" w:sz="0" w:space="0" w:color="auto"/>
          </w:divBdr>
        </w:div>
        <w:div w:id="883567556">
          <w:marLeft w:val="0"/>
          <w:marRight w:val="0"/>
          <w:marTop w:val="0"/>
          <w:marBottom w:val="0"/>
          <w:divBdr>
            <w:top w:val="none" w:sz="0" w:space="0" w:color="auto"/>
            <w:left w:val="none" w:sz="0" w:space="0" w:color="auto"/>
            <w:bottom w:val="none" w:sz="0" w:space="0" w:color="auto"/>
            <w:right w:val="none" w:sz="0" w:space="0" w:color="auto"/>
          </w:divBdr>
        </w:div>
      </w:divsChild>
    </w:div>
    <w:div w:id="301614821">
      <w:bodyDiv w:val="1"/>
      <w:marLeft w:val="0"/>
      <w:marRight w:val="0"/>
      <w:marTop w:val="0"/>
      <w:marBottom w:val="0"/>
      <w:divBdr>
        <w:top w:val="none" w:sz="0" w:space="0" w:color="auto"/>
        <w:left w:val="none" w:sz="0" w:space="0" w:color="auto"/>
        <w:bottom w:val="none" w:sz="0" w:space="0" w:color="auto"/>
        <w:right w:val="none" w:sz="0" w:space="0" w:color="auto"/>
      </w:divBdr>
      <w:divsChild>
        <w:div w:id="1520512477">
          <w:marLeft w:val="0"/>
          <w:marRight w:val="0"/>
          <w:marTop w:val="0"/>
          <w:marBottom w:val="480"/>
          <w:divBdr>
            <w:top w:val="none" w:sz="0" w:space="0" w:color="auto"/>
            <w:left w:val="none" w:sz="0" w:space="0" w:color="auto"/>
            <w:bottom w:val="none" w:sz="0" w:space="0" w:color="auto"/>
            <w:right w:val="none" w:sz="0" w:space="0" w:color="auto"/>
          </w:divBdr>
        </w:div>
        <w:div w:id="259874734">
          <w:marLeft w:val="0"/>
          <w:marRight w:val="0"/>
          <w:marTop w:val="0"/>
          <w:marBottom w:val="480"/>
          <w:divBdr>
            <w:top w:val="none" w:sz="0" w:space="0" w:color="auto"/>
            <w:left w:val="none" w:sz="0" w:space="0" w:color="auto"/>
            <w:bottom w:val="none" w:sz="0" w:space="0" w:color="auto"/>
            <w:right w:val="none" w:sz="0" w:space="0" w:color="auto"/>
          </w:divBdr>
          <w:divsChild>
            <w:div w:id="54479248">
              <w:marLeft w:val="0"/>
              <w:marRight w:val="0"/>
              <w:marTop w:val="0"/>
              <w:marBottom w:val="0"/>
              <w:divBdr>
                <w:top w:val="none" w:sz="0" w:space="0" w:color="auto"/>
                <w:left w:val="none" w:sz="0" w:space="0" w:color="auto"/>
                <w:bottom w:val="none" w:sz="0" w:space="0" w:color="auto"/>
                <w:right w:val="none" w:sz="0" w:space="0" w:color="auto"/>
              </w:divBdr>
              <w:divsChild>
                <w:div w:id="591015179">
                  <w:marLeft w:val="0"/>
                  <w:marRight w:val="0"/>
                  <w:marTop w:val="0"/>
                  <w:marBottom w:val="0"/>
                  <w:divBdr>
                    <w:top w:val="none" w:sz="0" w:space="0" w:color="auto"/>
                    <w:left w:val="none" w:sz="0" w:space="0" w:color="auto"/>
                    <w:bottom w:val="none" w:sz="0" w:space="0" w:color="auto"/>
                    <w:right w:val="none" w:sz="0" w:space="0" w:color="auto"/>
                  </w:divBdr>
                  <w:divsChild>
                    <w:div w:id="3203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9262">
              <w:marLeft w:val="0"/>
              <w:marRight w:val="0"/>
              <w:marTop w:val="75"/>
              <w:marBottom w:val="0"/>
              <w:divBdr>
                <w:top w:val="none" w:sz="0" w:space="0" w:color="auto"/>
                <w:left w:val="none" w:sz="0" w:space="0" w:color="auto"/>
                <w:bottom w:val="none" w:sz="0" w:space="0" w:color="auto"/>
                <w:right w:val="none" w:sz="0" w:space="0" w:color="auto"/>
              </w:divBdr>
            </w:div>
          </w:divsChild>
        </w:div>
        <w:div w:id="1859196612">
          <w:marLeft w:val="0"/>
          <w:marRight w:val="0"/>
          <w:marTop w:val="0"/>
          <w:marBottom w:val="480"/>
          <w:divBdr>
            <w:top w:val="none" w:sz="0" w:space="0" w:color="auto"/>
            <w:left w:val="none" w:sz="0" w:space="0" w:color="auto"/>
            <w:bottom w:val="none" w:sz="0" w:space="0" w:color="auto"/>
            <w:right w:val="none" w:sz="0" w:space="0" w:color="auto"/>
          </w:divBdr>
          <w:divsChild>
            <w:div w:id="1357266664">
              <w:marLeft w:val="0"/>
              <w:marRight w:val="0"/>
              <w:marTop w:val="0"/>
              <w:marBottom w:val="0"/>
              <w:divBdr>
                <w:top w:val="none" w:sz="0" w:space="0" w:color="auto"/>
                <w:left w:val="none" w:sz="0" w:space="0" w:color="auto"/>
                <w:bottom w:val="none" w:sz="0" w:space="0" w:color="auto"/>
                <w:right w:val="none" w:sz="0" w:space="0" w:color="auto"/>
              </w:divBdr>
              <w:divsChild>
                <w:div w:id="636111656">
                  <w:marLeft w:val="-225"/>
                  <w:marRight w:val="-225"/>
                  <w:marTop w:val="0"/>
                  <w:marBottom w:val="0"/>
                  <w:divBdr>
                    <w:top w:val="none" w:sz="0" w:space="0" w:color="auto"/>
                    <w:left w:val="none" w:sz="0" w:space="0" w:color="auto"/>
                    <w:bottom w:val="none" w:sz="0" w:space="0" w:color="auto"/>
                    <w:right w:val="none" w:sz="0" w:space="0" w:color="auto"/>
                  </w:divBdr>
                  <w:divsChild>
                    <w:div w:id="1193610680">
                      <w:marLeft w:val="0"/>
                      <w:marRight w:val="0"/>
                      <w:marTop w:val="0"/>
                      <w:marBottom w:val="0"/>
                      <w:divBdr>
                        <w:top w:val="none" w:sz="0" w:space="0" w:color="auto"/>
                        <w:left w:val="none" w:sz="0" w:space="0" w:color="auto"/>
                        <w:bottom w:val="none" w:sz="0" w:space="0" w:color="auto"/>
                        <w:right w:val="none" w:sz="0" w:space="0" w:color="auto"/>
                      </w:divBdr>
                    </w:div>
                    <w:div w:id="852570847">
                      <w:marLeft w:val="0"/>
                      <w:marRight w:val="0"/>
                      <w:marTop w:val="225"/>
                      <w:marBottom w:val="0"/>
                      <w:divBdr>
                        <w:top w:val="none" w:sz="0" w:space="0" w:color="auto"/>
                        <w:left w:val="none" w:sz="0" w:space="0" w:color="auto"/>
                        <w:bottom w:val="none" w:sz="0" w:space="0" w:color="auto"/>
                        <w:right w:val="none" w:sz="0" w:space="0" w:color="auto"/>
                      </w:divBdr>
                      <w:divsChild>
                        <w:div w:id="160445300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5658289">
          <w:marLeft w:val="0"/>
          <w:marRight w:val="0"/>
          <w:marTop w:val="450"/>
          <w:marBottom w:val="480"/>
          <w:divBdr>
            <w:top w:val="none" w:sz="0" w:space="0" w:color="auto"/>
            <w:left w:val="none" w:sz="0" w:space="0" w:color="auto"/>
            <w:bottom w:val="none" w:sz="0" w:space="0" w:color="auto"/>
            <w:right w:val="none" w:sz="0" w:space="0" w:color="auto"/>
          </w:divBdr>
          <w:divsChild>
            <w:div w:id="1496996650">
              <w:marLeft w:val="0"/>
              <w:marRight w:val="0"/>
              <w:marTop w:val="0"/>
              <w:marBottom w:val="0"/>
              <w:divBdr>
                <w:top w:val="none" w:sz="0" w:space="0" w:color="auto"/>
                <w:left w:val="none" w:sz="0" w:space="0" w:color="auto"/>
                <w:bottom w:val="none" w:sz="0" w:space="0" w:color="auto"/>
                <w:right w:val="none" w:sz="0" w:space="0" w:color="auto"/>
              </w:divBdr>
            </w:div>
            <w:div w:id="1409841763">
              <w:marLeft w:val="0"/>
              <w:marRight w:val="0"/>
              <w:marTop w:val="0"/>
              <w:marBottom w:val="0"/>
              <w:divBdr>
                <w:top w:val="none" w:sz="0" w:space="0" w:color="auto"/>
                <w:left w:val="none" w:sz="0" w:space="0" w:color="auto"/>
                <w:bottom w:val="none" w:sz="0" w:space="0" w:color="auto"/>
                <w:right w:val="none" w:sz="0" w:space="0" w:color="auto"/>
              </w:divBdr>
              <w:divsChild>
                <w:div w:id="1860119192">
                  <w:marLeft w:val="0"/>
                  <w:marRight w:val="0"/>
                  <w:marTop w:val="0"/>
                  <w:marBottom w:val="0"/>
                  <w:divBdr>
                    <w:top w:val="none" w:sz="0" w:space="0" w:color="auto"/>
                    <w:left w:val="none" w:sz="0" w:space="0" w:color="auto"/>
                    <w:bottom w:val="none" w:sz="0" w:space="0" w:color="auto"/>
                    <w:right w:val="none" w:sz="0" w:space="0" w:color="auto"/>
                  </w:divBdr>
                </w:div>
                <w:div w:id="582498283">
                  <w:marLeft w:val="0"/>
                  <w:marRight w:val="0"/>
                  <w:marTop w:val="0"/>
                  <w:marBottom w:val="0"/>
                  <w:divBdr>
                    <w:top w:val="none" w:sz="0" w:space="0" w:color="auto"/>
                    <w:left w:val="none" w:sz="0" w:space="0" w:color="auto"/>
                    <w:bottom w:val="none" w:sz="0" w:space="0" w:color="auto"/>
                    <w:right w:val="none" w:sz="0" w:space="0" w:color="auto"/>
                  </w:divBdr>
                </w:div>
              </w:divsChild>
            </w:div>
            <w:div w:id="926504371">
              <w:marLeft w:val="0"/>
              <w:marRight w:val="0"/>
              <w:marTop w:val="0"/>
              <w:marBottom w:val="0"/>
              <w:divBdr>
                <w:top w:val="none" w:sz="0" w:space="0" w:color="auto"/>
                <w:left w:val="none" w:sz="0" w:space="0" w:color="auto"/>
                <w:bottom w:val="none" w:sz="0" w:space="0" w:color="auto"/>
                <w:right w:val="none" w:sz="0" w:space="0" w:color="auto"/>
              </w:divBdr>
              <w:divsChild>
                <w:div w:id="15488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6302">
          <w:marLeft w:val="0"/>
          <w:marRight w:val="0"/>
          <w:marTop w:val="360"/>
          <w:marBottom w:val="0"/>
          <w:divBdr>
            <w:top w:val="none" w:sz="0" w:space="0" w:color="auto"/>
            <w:left w:val="none" w:sz="0" w:space="0" w:color="auto"/>
            <w:bottom w:val="none" w:sz="0" w:space="0" w:color="auto"/>
            <w:right w:val="none" w:sz="0" w:space="0" w:color="auto"/>
          </w:divBdr>
          <w:divsChild>
            <w:div w:id="516696369">
              <w:marLeft w:val="0"/>
              <w:marRight w:val="0"/>
              <w:marTop w:val="0"/>
              <w:marBottom w:val="0"/>
              <w:divBdr>
                <w:top w:val="none" w:sz="0" w:space="0" w:color="auto"/>
                <w:left w:val="none" w:sz="0" w:space="0" w:color="auto"/>
                <w:bottom w:val="none" w:sz="0" w:space="0" w:color="auto"/>
                <w:right w:val="none" w:sz="0" w:space="0" w:color="auto"/>
              </w:divBdr>
              <w:divsChild>
                <w:div w:id="2081172010">
                  <w:marLeft w:val="0"/>
                  <w:marRight w:val="0"/>
                  <w:marTop w:val="0"/>
                  <w:marBottom w:val="0"/>
                  <w:divBdr>
                    <w:top w:val="none" w:sz="0" w:space="0" w:color="auto"/>
                    <w:left w:val="none" w:sz="0" w:space="0" w:color="auto"/>
                    <w:bottom w:val="none" w:sz="0" w:space="0" w:color="auto"/>
                    <w:right w:val="none" w:sz="0" w:space="0" w:color="auto"/>
                  </w:divBdr>
                  <w:divsChild>
                    <w:div w:id="1671059031">
                      <w:marLeft w:val="0"/>
                      <w:marRight w:val="0"/>
                      <w:marTop w:val="0"/>
                      <w:marBottom w:val="0"/>
                      <w:divBdr>
                        <w:top w:val="none" w:sz="0" w:space="0" w:color="auto"/>
                        <w:left w:val="none" w:sz="0" w:space="0" w:color="auto"/>
                        <w:bottom w:val="none" w:sz="0" w:space="0" w:color="auto"/>
                        <w:right w:val="none" w:sz="0" w:space="0" w:color="auto"/>
                      </w:divBdr>
                      <w:divsChild>
                        <w:div w:id="1188837499">
                          <w:marLeft w:val="0"/>
                          <w:marRight w:val="0"/>
                          <w:marTop w:val="0"/>
                          <w:marBottom w:val="0"/>
                          <w:divBdr>
                            <w:top w:val="none" w:sz="0" w:space="0" w:color="auto"/>
                            <w:left w:val="none" w:sz="0" w:space="0" w:color="auto"/>
                            <w:bottom w:val="none" w:sz="0" w:space="0" w:color="auto"/>
                            <w:right w:val="none" w:sz="0" w:space="0" w:color="auto"/>
                          </w:divBdr>
                          <w:divsChild>
                            <w:div w:id="1084454179">
                              <w:marLeft w:val="0"/>
                              <w:marRight w:val="0"/>
                              <w:marTop w:val="0"/>
                              <w:marBottom w:val="0"/>
                              <w:divBdr>
                                <w:top w:val="none" w:sz="0" w:space="0" w:color="auto"/>
                                <w:left w:val="none" w:sz="0" w:space="0" w:color="auto"/>
                                <w:bottom w:val="none" w:sz="0" w:space="0" w:color="auto"/>
                                <w:right w:val="none" w:sz="0" w:space="0" w:color="auto"/>
                              </w:divBdr>
                              <w:divsChild>
                                <w:div w:id="1639452160">
                                  <w:marLeft w:val="0"/>
                                  <w:marRight w:val="0"/>
                                  <w:marTop w:val="0"/>
                                  <w:marBottom w:val="0"/>
                                  <w:divBdr>
                                    <w:top w:val="none" w:sz="0" w:space="0" w:color="auto"/>
                                    <w:left w:val="none" w:sz="0" w:space="0" w:color="auto"/>
                                    <w:bottom w:val="none" w:sz="0" w:space="0" w:color="auto"/>
                                    <w:right w:val="none" w:sz="0" w:space="0" w:color="auto"/>
                                  </w:divBdr>
                                </w:div>
                                <w:div w:id="1676300769">
                                  <w:marLeft w:val="0"/>
                                  <w:marRight w:val="0"/>
                                  <w:marTop w:val="0"/>
                                  <w:marBottom w:val="0"/>
                                  <w:divBdr>
                                    <w:top w:val="none" w:sz="0" w:space="0" w:color="auto"/>
                                    <w:left w:val="none" w:sz="0" w:space="0" w:color="auto"/>
                                    <w:bottom w:val="none" w:sz="0" w:space="0" w:color="auto"/>
                                    <w:right w:val="none" w:sz="0" w:space="0" w:color="auto"/>
                                  </w:divBdr>
                                  <w:divsChild>
                                    <w:div w:id="1211651930">
                                      <w:marLeft w:val="0"/>
                                      <w:marRight w:val="0"/>
                                      <w:marTop w:val="360"/>
                                      <w:marBottom w:val="0"/>
                                      <w:divBdr>
                                        <w:top w:val="none" w:sz="0" w:space="0" w:color="auto"/>
                                        <w:left w:val="none" w:sz="0" w:space="0" w:color="auto"/>
                                        <w:bottom w:val="none" w:sz="0" w:space="0" w:color="auto"/>
                                        <w:right w:val="none" w:sz="0" w:space="0" w:color="auto"/>
                                      </w:divBdr>
                                      <w:divsChild>
                                        <w:div w:id="742527093">
                                          <w:marLeft w:val="0"/>
                                          <w:marRight w:val="0"/>
                                          <w:marTop w:val="0"/>
                                          <w:marBottom w:val="150"/>
                                          <w:divBdr>
                                            <w:top w:val="none" w:sz="0" w:space="0" w:color="auto"/>
                                            <w:left w:val="none" w:sz="0" w:space="0" w:color="auto"/>
                                            <w:bottom w:val="none" w:sz="0" w:space="0" w:color="auto"/>
                                            <w:right w:val="none" w:sz="0" w:space="0" w:color="auto"/>
                                          </w:divBdr>
                                        </w:div>
                                        <w:div w:id="1501040919">
                                          <w:marLeft w:val="0"/>
                                          <w:marRight w:val="0"/>
                                          <w:marTop w:val="0"/>
                                          <w:marBottom w:val="0"/>
                                          <w:divBdr>
                                            <w:top w:val="none" w:sz="0" w:space="0" w:color="auto"/>
                                            <w:left w:val="none" w:sz="0" w:space="0" w:color="auto"/>
                                            <w:bottom w:val="none" w:sz="0" w:space="0" w:color="auto"/>
                                            <w:right w:val="none" w:sz="0" w:space="0" w:color="auto"/>
                                          </w:divBdr>
                                        </w:div>
                                        <w:div w:id="1582135693">
                                          <w:marLeft w:val="0"/>
                                          <w:marRight w:val="0"/>
                                          <w:marTop w:val="0"/>
                                          <w:marBottom w:val="0"/>
                                          <w:divBdr>
                                            <w:top w:val="none" w:sz="0" w:space="0" w:color="auto"/>
                                            <w:left w:val="none" w:sz="0" w:space="0" w:color="auto"/>
                                            <w:bottom w:val="none" w:sz="0" w:space="0" w:color="auto"/>
                                            <w:right w:val="none" w:sz="0" w:space="0" w:color="auto"/>
                                          </w:divBdr>
                                          <w:divsChild>
                                            <w:div w:id="1643147373">
                                              <w:marLeft w:val="0"/>
                                              <w:marRight w:val="0"/>
                                              <w:marTop w:val="0"/>
                                              <w:marBottom w:val="0"/>
                                              <w:divBdr>
                                                <w:top w:val="none" w:sz="0" w:space="0" w:color="auto"/>
                                                <w:left w:val="none" w:sz="0" w:space="0" w:color="auto"/>
                                                <w:bottom w:val="none" w:sz="0" w:space="0" w:color="auto"/>
                                                <w:right w:val="none" w:sz="0" w:space="0" w:color="auto"/>
                                              </w:divBdr>
                                              <w:divsChild>
                                                <w:div w:id="818955798">
                                                  <w:marLeft w:val="120"/>
                                                  <w:marRight w:val="0"/>
                                                  <w:marTop w:val="0"/>
                                                  <w:marBottom w:val="0"/>
                                                  <w:divBdr>
                                                    <w:top w:val="none" w:sz="0" w:space="0" w:color="auto"/>
                                                    <w:left w:val="none" w:sz="0" w:space="0" w:color="auto"/>
                                                    <w:bottom w:val="none" w:sz="0" w:space="0" w:color="auto"/>
                                                    <w:right w:val="none" w:sz="0" w:space="0" w:color="auto"/>
                                                  </w:divBdr>
                                                </w:div>
                                              </w:divsChild>
                                            </w:div>
                                            <w:div w:id="1142425105">
                                              <w:marLeft w:val="0"/>
                                              <w:marRight w:val="0"/>
                                              <w:marTop w:val="0"/>
                                              <w:marBottom w:val="0"/>
                                              <w:divBdr>
                                                <w:top w:val="none" w:sz="0" w:space="0" w:color="auto"/>
                                                <w:left w:val="none" w:sz="0" w:space="0" w:color="auto"/>
                                                <w:bottom w:val="none" w:sz="0" w:space="0" w:color="auto"/>
                                                <w:right w:val="none" w:sz="0" w:space="0" w:color="auto"/>
                                              </w:divBdr>
                                              <w:divsChild>
                                                <w:div w:id="800423676">
                                                  <w:marLeft w:val="0"/>
                                                  <w:marRight w:val="0"/>
                                                  <w:marTop w:val="0"/>
                                                  <w:marBottom w:val="0"/>
                                                  <w:divBdr>
                                                    <w:top w:val="none" w:sz="0" w:space="0" w:color="auto"/>
                                                    <w:left w:val="none" w:sz="0" w:space="0" w:color="auto"/>
                                                    <w:bottom w:val="none" w:sz="0" w:space="0" w:color="auto"/>
                                                    <w:right w:val="none" w:sz="0" w:space="0" w:color="auto"/>
                                                  </w:divBdr>
                                                  <w:divsChild>
                                                    <w:div w:id="17923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08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39408696">
                                      <w:marLeft w:val="0"/>
                                      <w:marRight w:val="0"/>
                                      <w:marTop w:val="600"/>
                                      <w:marBottom w:val="0"/>
                                      <w:divBdr>
                                        <w:top w:val="none" w:sz="0" w:space="0" w:color="auto"/>
                                        <w:left w:val="none" w:sz="0" w:space="0" w:color="auto"/>
                                        <w:bottom w:val="none" w:sz="0" w:space="0" w:color="auto"/>
                                        <w:right w:val="none" w:sz="0" w:space="0" w:color="auto"/>
                                      </w:divBdr>
                                      <w:divsChild>
                                        <w:div w:id="1227376447">
                                          <w:marLeft w:val="0"/>
                                          <w:marRight w:val="0"/>
                                          <w:marTop w:val="0"/>
                                          <w:marBottom w:val="150"/>
                                          <w:divBdr>
                                            <w:top w:val="none" w:sz="0" w:space="0" w:color="auto"/>
                                            <w:left w:val="none" w:sz="0" w:space="0" w:color="auto"/>
                                            <w:bottom w:val="none" w:sz="0" w:space="0" w:color="auto"/>
                                            <w:right w:val="none" w:sz="0" w:space="0" w:color="auto"/>
                                          </w:divBdr>
                                        </w:div>
                                        <w:div w:id="1376931839">
                                          <w:marLeft w:val="0"/>
                                          <w:marRight w:val="0"/>
                                          <w:marTop w:val="0"/>
                                          <w:marBottom w:val="0"/>
                                          <w:divBdr>
                                            <w:top w:val="none" w:sz="0" w:space="0" w:color="auto"/>
                                            <w:left w:val="none" w:sz="0" w:space="0" w:color="auto"/>
                                            <w:bottom w:val="none" w:sz="0" w:space="0" w:color="auto"/>
                                            <w:right w:val="none" w:sz="0" w:space="0" w:color="auto"/>
                                          </w:divBdr>
                                        </w:div>
                                        <w:div w:id="968316806">
                                          <w:marLeft w:val="0"/>
                                          <w:marRight w:val="0"/>
                                          <w:marTop w:val="0"/>
                                          <w:marBottom w:val="0"/>
                                          <w:divBdr>
                                            <w:top w:val="none" w:sz="0" w:space="0" w:color="auto"/>
                                            <w:left w:val="none" w:sz="0" w:space="0" w:color="auto"/>
                                            <w:bottom w:val="none" w:sz="0" w:space="0" w:color="auto"/>
                                            <w:right w:val="none" w:sz="0" w:space="0" w:color="auto"/>
                                          </w:divBdr>
                                          <w:divsChild>
                                            <w:div w:id="1477140149">
                                              <w:marLeft w:val="0"/>
                                              <w:marRight w:val="0"/>
                                              <w:marTop w:val="0"/>
                                              <w:marBottom w:val="0"/>
                                              <w:divBdr>
                                                <w:top w:val="none" w:sz="0" w:space="0" w:color="auto"/>
                                                <w:left w:val="none" w:sz="0" w:space="0" w:color="auto"/>
                                                <w:bottom w:val="none" w:sz="0" w:space="0" w:color="auto"/>
                                                <w:right w:val="none" w:sz="0" w:space="0" w:color="auto"/>
                                              </w:divBdr>
                                              <w:divsChild>
                                                <w:div w:id="426342404">
                                                  <w:marLeft w:val="120"/>
                                                  <w:marRight w:val="0"/>
                                                  <w:marTop w:val="0"/>
                                                  <w:marBottom w:val="0"/>
                                                  <w:divBdr>
                                                    <w:top w:val="none" w:sz="0" w:space="0" w:color="auto"/>
                                                    <w:left w:val="none" w:sz="0" w:space="0" w:color="auto"/>
                                                    <w:bottom w:val="none" w:sz="0" w:space="0" w:color="auto"/>
                                                    <w:right w:val="none" w:sz="0" w:space="0" w:color="auto"/>
                                                  </w:divBdr>
                                                </w:div>
                                              </w:divsChild>
                                            </w:div>
                                            <w:div w:id="128013968">
                                              <w:marLeft w:val="0"/>
                                              <w:marRight w:val="0"/>
                                              <w:marTop w:val="0"/>
                                              <w:marBottom w:val="0"/>
                                              <w:divBdr>
                                                <w:top w:val="none" w:sz="0" w:space="0" w:color="auto"/>
                                                <w:left w:val="none" w:sz="0" w:space="0" w:color="auto"/>
                                                <w:bottom w:val="none" w:sz="0" w:space="0" w:color="auto"/>
                                                <w:right w:val="none" w:sz="0" w:space="0" w:color="auto"/>
                                              </w:divBdr>
                                              <w:divsChild>
                                                <w:div w:id="1594438890">
                                                  <w:marLeft w:val="0"/>
                                                  <w:marRight w:val="0"/>
                                                  <w:marTop w:val="0"/>
                                                  <w:marBottom w:val="0"/>
                                                  <w:divBdr>
                                                    <w:top w:val="none" w:sz="0" w:space="0" w:color="auto"/>
                                                    <w:left w:val="none" w:sz="0" w:space="0" w:color="auto"/>
                                                    <w:bottom w:val="none" w:sz="0" w:space="0" w:color="auto"/>
                                                    <w:right w:val="none" w:sz="0" w:space="0" w:color="auto"/>
                                                  </w:divBdr>
                                                  <w:divsChild>
                                                    <w:div w:id="14076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39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716656705">
                              <w:marLeft w:val="0"/>
                              <w:marRight w:val="0"/>
                              <w:marTop w:val="225"/>
                              <w:marBottom w:val="0"/>
                              <w:divBdr>
                                <w:top w:val="none" w:sz="0" w:space="0" w:color="auto"/>
                                <w:left w:val="none" w:sz="0" w:space="0" w:color="auto"/>
                                <w:bottom w:val="none" w:sz="0" w:space="0" w:color="auto"/>
                                <w:right w:val="none" w:sz="0" w:space="0" w:color="auto"/>
                              </w:divBdr>
                              <w:divsChild>
                                <w:div w:id="1878660555">
                                  <w:marLeft w:val="0"/>
                                  <w:marRight w:val="0"/>
                                  <w:marTop w:val="0"/>
                                  <w:marBottom w:val="0"/>
                                  <w:divBdr>
                                    <w:top w:val="none" w:sz="0" w:space="0" w:color="auto"/>
                                    <w:left w:val="none" w:sz="0" w:space="0" w:color="auto"/>
                                    <w:bottom w:val="none" w:sz="0" w:space="0" w:color="auto"/>
                                    <w:right w:val="none" w:sz="0" w:space="0" w:color="auto"/>
                                  </w:divBdr>
                                </w:div>
                                <w:div w:id="773130170">
                                  <w:marLeft w:val="0"/>
                                  <w:marRight w:val="0"/>
                                  <w:marTop w:val="0"/>
                                  <w:marBottom w:val="0"/>
                                  <w:divBdr>
                                    <w:top w:val="none" w:sz="0" w:space="0" w:color="auto"/>
                                    <w:left w:val="none" w:sz="0" w:space="0" w:color="auto"/>
                                    <w:bottom w:val="none" w:sz="0" w:space="0" w:color="auto"/>
                                    <w:right w:val="none" w:sz="0" w:space="0" w:color="auto"/>
                                  </w:divBdr>
                                  <w:divsChild>
                                    <w:div w:id="2133010087">
                                      <w:marLeft w:val="0"/>
                                      <w:marRight w:val="0"/>
                                      <w:marTop w:val="360"/>
                                      <w:marBottom w:val="0"/>
                                      <w:divBdr>
                                        <w:top w:val="none" w:sz="0" w:space="0" w:color="auto"/>
                                        <w:left w:val="none" w:sz="0" w:space="0" w:color="auto"/>
                                        <w:bottom w:val="none" w:sz="0" w:space="0" w:color="auto"/>
                                        <w:right w:val="none" w:sz="0" w:space="0" w:color="auto"/>
                                      </w:divBdr>
                                      <w:divsChild>
                                        <w:div w:id="350766041">
                                          <w:marLeft w:val="0"/>
                                          <w:marRight w:val="0"/>
                                          <w:marTop w:val="0"/>
                                          <w:marBottom w:val="150"/>
                                          <w:divBdr>
                                            <w:top w:val="none" w:sz="0" w:space="0" w:color="auto"/>
                                            <w:left w:val="none" w:sz="0" w:space="0" w:color="auto"/>
                                            <w:bottom w:val="none" w:sz="0" w:space="0" w:color="auto"/>
                                            <w:right w:val="none" w:sz="0" w:space="0" w:color="auto"/>
                                          </w:divBdr>
                                        </w:div>
                                        <w:div w:id="48654808">
                                          <w:marLeft w:val="0"/>
                                          <w:marRight w:val="0"/>
                                          <w:marTop w:val="0"/>
                                          <w:marBottom w:val="0"/>
                                          <w:divBdr>
                                            <w:top w:val="none" w:sz="0" w:space="0" w:color="auto"/>
                                            <w:left w:val="none" w:sz="0" w:space="0" w:color="auto"/>
                                            <w:bottom w:val="none" w:sz="0" w:space="0" w:color="auto"/>
                                            <w:right w:val="none" w:sz="0" w:space="0" w:color="auto"/>
                                          </w:divBdr>
                                        </w:div>
                                        <w:div w:id="601034873">
                                          <w:marLeft w:val="0"/>
                                          <w:marRight w:val="0"/>
                                          <w:marTop w:val="0"/>
                                          <w:marBottom w:val="0"/>
                                          <w:divBdr>
                                            <w:top w:val="none" w:sz="0" w:space="0" w:color="auto"/>
                                            <w:left w:val="none" w:sz="0" w:space="0" w:color="auto"/>
                                            <w:bottom w:val="none" w:sz="0" w:space="0" w:color="auto"/>
                                            <w:right w:val="none" w:sz="0" w:space="0" w:color="auto"/>
                                          </w:divBdr>
                                          <w:divsChild>
                                            <w:div w:id="1247303400">
                                              <w:marLeft w:val="0"/>
                                              <w:marRight w:val="0"/>
                                              <w:marTop w:val="0"/>
                                              <w:marBottom w:val="0"/>
                                              <w:divBdr>
                                                <w:top w:val="none" w:sz="0" w:space="0" w:color="auto"/>
                                                <w:left w:val="none" w:sz="0" w:space="0" w:color="auto"/>
                                                <w:bottom w:val="none" w:sz="0" w:space="0" w:color="auto"/>
                                                <w:right w:val="none" w:sz="0" w:space="0" w:color="auto"/>
                                              </w:divBdr>
                                              <w:divsChild>
                                                <w:div w:id="599414078">
                                                  <w:marLeft w:val="120"/>
                                                  <w:marRight w:val="0"/>
                                                  <w:marTop w:val="0"/>
                                                  <w:marBottom w:val="0"/>
                                                  <w:divBdr>
                                                    <w:top w:val="none" w:sz="0" w:space="0" w:color="auto"/>
                                                    <w:left w:val="none" w:sz="0" w:space="0" w:color="auto"/>
                                                    <w:bottom w:val="none" w:sz="0" w:space="0" w:color="auto"/>
                                                    <w:right w:val="none" w:sz="0" w:space="0" w:color="auto"/>
                                                  </w:divBdr>
                                                </w:div>
                                              </w:divsChild>
                                            </w:div>
                                            <w:div w:id="2082823230">
                                              <w:marLeft w:val="0"/>
                                              <w:marRight w:val="0"/>
                                              <w:marTop w:val="0"/>
                                              <w:marBottom w:val="0"/>
                                              <w:divBdr>
                                                <w:top w:val="none" w:sz="0" w:space="0" w:color="auto"/>
                                                <w:left w:val="none" w:sz="0" w:space="0" w:color="auto"/>
                                                <w:bottom w:val="none" w:sz="0" w:space="0" w:color="auto"/>
                                                <w:right w:val="none" w:sz="0" w:space="0" w:color="auto"/>
                                              </w:divBdr>
                                              <w:divsChild>
                                                <w:div w:id="13921778">
                                                  <w:marLeft w:val="0"/>
                                                  <w:marRight w:val="0"/>
                                                  <w:marTop w:val="0"/>
                                                  <w:marBottom w:val="0"/>
                                                  <w:divBdr>
                                                    <w:top w:val="none" w:sz="0" w:space="0" w:color="auto"/>
                                                    <w:left w:val="none" w:sz="0" w:space="0" w:color="auto"/>
                                                    <w:bottom w:val="none" w:sz="0" w:space="0" w:color="auto"/>
                                                    <w:right w:val="none" w:sz="0" w:space="0" w:color="auto"/>
                                                  </w:divBdr>
                                                  <w:divsChild>
                                                    <w:div w:id="18983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359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33960385">
                                      <w:marLeft w:val="0"/>
                                      <w:marRight w:val="0"/>
                                      <w:marTop w:val="600"/>
                                      <w:marBottom w:val="0"/>
                                      <w:divBdr>
                                        <w:top w:val="none" w:sz="0" w:space="0" w:color="auto"/>
                                        <w:left w:val="none" w:sz="0" w:space="0" w:color="auto"/>
                                        <w:bottom w:val="none" w:sz="0" w:space="0" w:color="auto"/>
                                        <w:right w:val="none" w:sz="0" w:space="0" w:color="auto"/>
                                      </w:divBdr>
                                      <w:divsChild>
                                        <w:div w:id="2027247417">
                                          <w:marLeft w:val="0"/>
                                          <w:marRight w:val="0"/>
                                          <w:marTop w:val="0"/>
                                          <w:marBottom w:val="150"/>
                                          <w:divBdr>
                                            <w:top w:val="none" w:sz="0" w:space="0" w:color="auto"/>
                                            <w:left w:val="none" w:sz="0" w:space="0" w:color="auto"/>
                                            <w:bottom w:val="none" w:sz="0" w:space="0" w:color="auto"/>
                                            <w:right w:val="none" w:sz="0" w:space="0" w:color="auto"/>
                                          </w:divBdr>
                                        </w:div>
                                        <w:div w:id="1286278924">
                                          <w:marLeft w:val="0"/>
                                          <w:marRight w:val="0"/>
                                          <w:marTop w:val="0"/>
                                          <w:marBottom w:val="0"/>
                                          <w:divBdr>
                                            <w:top w:val="none" w:sz="0" w:space="0" w:color="auto"/>
                                            <w:left w:val="none" w:sz="0" w:space="0" w:color="auto"/>
                                            <w:bottom w:val="none" w:sz="0" w:space="0" w:color="auto"/>
                                            <w:right w:val="none" w:sz="0" w:space="0" w:color="auto"/>
                                          </w:divBdr>
                                        </w:div>
                                        <w:div w:id="482548172">
                                          <w:marLeft w:val="0"/>
                                          <w:marRight w:val="0"/>
                                          <w:marTop w:val="0"/>
                                          <w:marBottom w:val="0"/>
                                          <w:divBdr>
                                            <w:top w:val="none" w:sz="0" w:space="0" w:color="auto"/>
                                            <w:left w:val="none" w:sz="0" w:space="0" w:color="auto"/>
                                            <w:bottom w:val="none" w:sz="0" w:space="0" w:color="auto"/>
                                            <w:right w:val="none" w:sz="0" w:space="0" w:color="auto"/>
                                          </w:divBdr>
                                          <w:divsChild>
                                            <w:div w:id="719986462">
                                              <w:marLeft w:val="0"/>
                                              <w:marRight w:val="0"/>
                                              <w:marTop w:val="0"/>
                                              <w:marBottom w:val="0"/>
                                              <w:divBdr>
                                                <w:top w:val="none" w:sz="0" w:space="0" w:color="auto"/>
                                                <w:left w:val="none" w:sz="0" w:space="0" w:color="auto"/>
                                                <w:bottom w:val="none" w:sz="0" w:space="0" w:color="auto"/>
                                                <w:right w:val="none" w:sz="0" w:space="0" w:color="auto"/>
                                              </w:divBdr>
                                              <w:divsChild>
                                                <w:div w:id="1542087344">
                                                  <w:marLeft w:val="120"/>
                                                  <w:marRight w:val="0"/>
                                                  <w:marTop w:val="0"/>
                                                  <w:marBottom w:val="0"/>
                                                  <w:divBdr>
                                                    <w:top w:val="none" w:sz="0" w:space="0" w:color="auto"/>
                                                    <w:left w:val="none" w:sz="0" w:space="0" w:color="auto"/>
                                                    <w:bottom w:val="none" w:sz="0" w:space="0" w:color="auto"/>
                                                    <w:right w:val="none" w:sz="0" w:space="0" w:color="auto"/>
                                                  </w:divBdr>
                                                </w:div>
                                              </w:divsChild>
                                            </w:div>
                                            <w:div w:id="818038805">
                                              <w:marLeft w:val="0"/>
                                              <w:marRight w:val="0"/>
                                              <w:marTop w:val="0"/>
                                              <w:marBottom w:val="0"/>
                                              <w:divBdr>
                                                <w:top w:val="none" w:sz="0" w:space="0" w:color="auto"/>
                                                <w:left w:val="none" w:sz="0" w:space="0" w:color="auto"/>
                                                <w:bottom w:val="none" w:sz="0" w:space="0" w:color="auto"/>
                                                <w:right w:val="none" w:sz="0" w:space="0" w:color="auto"/>
                                              </w:divBdr>
                                              <w:divsChild>
                                                <w:div w:id="842621316">
                                                  <w:marLeft w:val="0"/>
                                                  <w:marRight w:val="0"/>
                                                  <w:marTop w:val="0"/>
                                                  <w:marBottom w:val="0"/>
                                                  <w:divBdr>
                                                    <w:top w:val="none" w:sz="0" w:space="0" w:color="auto"/>
                                                    <w:left w:val="none" w:sz="0" w:space="0" w:color="auto"/>
                                                    <w:bottom w:val="none" w:sz="0" w:space="0" w:color="auto"/>
                                                    <w:right w:val="none" w:sz="0" w:space="0" w:color="auto"/>
                                                  </w:divBdr>
                                                  <w:divsChild>
                                                    <w:div w:id="1663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76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485513698">
                              <w:marLeft w:val="0"/>
                              <w:marRight w:val="0"/>
                              <w:marTop w:val="225"/>
                              <w:marBottom w:val="0"/>
                              <w:divBdr>
                                <w:top w:val="none" w:sz="0" w:space="0" w:color="auto"/>
                                <w:left w:val="none" w:sz="0" w:space="0" w:color="auto"/>
                                <w:bottom w:val="none" w:sz="0" w:space="0" w:color="auto"/>
                                <w:right w:val="none" w:sz="0" w:space="0" w:color="auto"/>
                              </w:divBdr>
                              <w:divsChild>
                                <w:div w:id="1326666235">
                                  <w:marLeft w:val="0"/>
                                  <w:marRight w:val="0"/>
                                  <w:marTop w:val="0"/>
                                  <w:marBottom w:val="0"/>
                                  <w:divBdr>
                                    <w:top w:val="none" w:sz="0" w:space="0" w:color="auto"/>
                                    <w:left w:val="none" w:sz="0" w:space="0" w:color="auto"/>
                                    <w:bottom w:val="none" w:sz="0" w:space="0" w:color="auto"/>
                                    <w:right w:val="none" w:sz="0" w:space="0" w:color="auto"/>
                                  </w:divBdr>
                                </w:div>
                                <w:div w:id="375396057">
                                  <w:marLeft w:val="0"/>
                                  <w:marRight w:val="0"/>
                                  <w:marTop w:val="0"/>
                                  <w:marBottom w:val="0"/>
                                  <w:divBdr>
                                    <w:top w:val="none" w:sz="0" w:space="0" w:color="auto"/>
                                    <w:left w:val="none" w:sz="0" w:space="0" w:color="auto"/>
                                    <w:bottom w:val="none" w:sz="0" w:space="0" w:color="auto"/>
                                    <w:right w:val="none" w:sz="0" w:space="0" w:color="auto"/>
                                  </w:divBdr>
                                  <w:divsChild>
                                    <w:div w:id="1285497939">
                                      <w:marLeft w:val="0"/>
                                      <w:marRight w:val="0"/>
                                      <w:marTop w:val="360"/>
                                      <w:marBottom w:val="0"/>
                                      <w:divBdr>
                                        <w:top w:val="none" w:sz="0" w:space="0" w:color="auto"/>
                                        <w:left w:val="none" w:sz="0" w:space="0" w:color="auto"/>
                                        <w:bottom w:val="none" w:sz="0" w:space="0" w:color="auto"/>
                                        <w:right w:val="none" w:sz="0" w:space="0" w:color="auto"/>
                                      </w:divBdr>
                                      <w:divsChild>
                                        <w:div w:id="401568242">
                                          <w:marLeft w:val="0"/>
                                          <w:marRight w:val="0"/>
                                          <w:marTop w:val="0"/>
                                          <w:marBottom w:val="150"/>
                                          <w:divBdr>
                                            <w:top w:val="none" w:sz="0" w:space="0" w:color="auto"/>
                                            <w:left w:val="none" w:sz="0" w:space="0" w:color="auto"/>
                                            <w:bottom w:val="none" w:sz="0" w:space="0" w:color="auto"/>
                                            <w:right w:val="none" w:sz="0" w:space="0" w:color="auto"/>
                                          </w:divBdr>
                                        </w:div>
                                        <w:div w:id="1852599672">
                                          <w:marLeft w:val="0"/>
                                          <w:marRight w:val="0"/>
                                          <w:marTop w:val="0"/>
                                          <w:marBottom w:val="0"/>
                                          <w:divBdr>
                                            <w:top w:val="none" w:sz="0" w:space="0" w:color="auto"/>
                                            <w:left w:val="none" w:sz="0" w:space="0" w:color="auto"/>
                                            <w:bottom w:val="none" w:sz="0" w:space="0" w:color="auto"/>
                                            <w:right w:val="none" w:sz="0" w:space="0" w:color="auto"/>
                                          </w:divBdr>
                                        </w:div>
                                        <w:div w:id="516383025">
                                          <w:marLeft w:val="0"/>
                                          <w:marRight w:val="0"/>
                                          <w:marTop w:val="0"/>
                                          <w:marBottom w:val="0"/>
                                          <w:divBdr>
                                            <w:top w:val="none" w:sz="0" w:space="0" w:color="auto"/>
                                            <w:left w:val="none" w:sz="0" w:space="0" w:color="auto"/>
                                            <w:bottom w:val="none" w:sz="0" w:space="0" w:color="auto"/>
                                            <w:right w:val="none" w:sz="0" w:space="0" w:color="auto"/>
                                          </w:divBdr>
                                          <w:divsChild>
                                            <w:div w:id="693968506">
                                              <w:marLeft w:val="0"/>
                                              <w:marRight w:val="0"/>
                                              <w:marTop w:val="0"/>
                                              <w:marBottom w:val="0"/>
                                              <w:divBdr>
                                                <w:top w:val="none" w:sz="0" w:space="0" w:color="auto"/>
                                                <w:left w:val="none" w:sz="0" w:space="0" w:color="auto"/>
                                                <w:bottom w:val="none" w:sz="0" w:space="0" w:color="auto"/>
                                                <w:right w:val="none" w:sz="0" w:space="0" w:color="auto"/>
                                              </w:divBdr>
                                              <w:divsChild>
                                                <w:div w:id="834418706">
                                                  <w:marLeft w:val="120"/>
                                                  <w:marRight w:val="0"/>
                                                  <w:marTop w:val="0"/>
                                                  <w:marBottom w:val="0"/>
                                                  <w:divBdr>
                                                    <w:top w:val="none" w:sz="0" w:space="0" w:color="auto"/>
                                                    <w:left w:val="none" w:sz="0" w:space="0" w:color="auto"/>
                                                    <w:bottom w:val="none" w:sz="0" w:space="0" w:color="auto"/>
                                                    <w:right w:val="none" w:sz="0" w:space="0" w:color="auto"/>
                                                  </w:divBdr>
                                                </w:div>
                                              </w:divsChild>
                                            </w:div>
                                            <w:div w:id="1012881135">
                                              <w:marLeft w:val="0"/>
                                              <w:marRight w:val="0"/>
                                              <w:marTop w:val="0"/>
                                              <w:marBottom w:val="0"/>
                                              <w:divBdr>
                                                <w:top w:val="none" w:sz="0" w:space="0" w:color="auto"/>
                                                <w:left w:val="none" w:sz="0" w:space="0" w:color="auto"/>
                                                <w:bottom w:val="none" w:sz="0" w:space="0" w:color="auto"/>
                                                <w:right w:val="none" w:sz="0" w:space="0" w:color="auto"/>
                                              </w:divBdr>
                                              <w:divsChild>
                                                <w:div w:id="629674133">
                                                  <w:marLeft w:val="0"/>
                                                  <w:marRight w:val="0"/>
                                                  <w:marTop w:val="0"/>
                                                  <w:marBottom w:val="0"/>
                                                  <w:divBdr>
                                                    <w:top w:val="none" w:sz="0" w:space="0" w:color="auto"/>
                                                    <w:left w:val="none" w:sz="0" w:space="0" w:color="auto"/>
                                                    <w:bottom w:val="none" w:sz="0" w:space="0" w:color="auto"/>
                                                    <w:right w:val="none" w:sz="0" w:space="0" w:color="auto"/>
                                                  </w:divBdr>
                                                  <w:divsChild>
                                                    <w:div w:id="8019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22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74354628">
                                      <w:marLeft w:val="0"/>
                                      <w:marRight w:val="0"/>
                                      <w:marTop w:val="600"/>
                                      <w:marBottom w:val="0"/>
                                      <w:divBdr>
                                        <w:top w:val="none" w:sz="0" w:space="0" w:color="auto"/>
                                        <w:left w:val="none" w:sz="0" w:space="0" w:color="auto"/>
                                        <w:bottom w:val="none" w:sz="0" w:space="0" w:color="auto"/>
                                        <w:right w:val="none" w:sz="0" w:space="0" w:color="auto"/>
                                      </w:divBdr>
                                      <w:divsChild>
                                        <w:div w:id="610088953">
                                          <w:marLeft w:val="0"/>
                                          <w:marRight w:val="0"/>
                                          <w:marTop w:val="0"/>
                                          <w:marBottom w:val="150"/>
                                          <w:divBdr>
                                            <w:top w:val="none" w:sz="0" w:space="0" w:color="auto"/>
                                            <w:left w:val="none" w:sz="0" w:space="0" w:color="auto"/>
                                            <w:bottom w:val="none" w:sz="0" w:space="0" w:color="auto"/>
                                            <w:right w:val="none" w:sz="0" w:space="0" w:color="auto"/>
                                          </w:divBdr>
                                        </w:div>
                                        <w:div w:id="304630672">
                                          <w:marLeft w:val="0"/>
                                          <w:marRight w:val="0"/>
                                          <w:marTop w:val="0"/>
                                          <w:marBottom w:val="0"/>
                                          <w:divBdr>
                                            <w:top w:val="none" w:sz="0" w:space="0" w:color="auto"/>
                                            <w:left w:val="none" w:sz="0" w:space="0" w:color="auto"/>
                                            <w:bottom w:val="none" w:sz="0" w:space="0" w:color="auto"/>
                                            <w:right w:val="none" w:sz="0" w:space="0" w:color="auto"/>
                                          </w:divBdr>
                                          <w:divsChild>
                                            <w:div w:id="1608152170">
                                              <w:marLeft w:val="0"/>
                                              <w:marRight w:val="0"/>
                                              <w:marTop w:val="0"/>
                                              <w:marBottom w:val="0"/>
                                              <w:divBdr>
                                                <w:top w:val="none" w:sz="0" w:space="0" w:color="auto"/>
                                                <w:left w:val="none" w:sz="0" w:space="0" w:color="auto"/>
                                                <w:bottom w:val="none" w:sz="0" w:space="0" w:color="auto"/>
                                                <w:right w:val="none" w:sz="0" w:space="0" w:color="auto"/>
                                              </w:divBdr>
                                              <w:divsChild>
                                                <w:div w:id="1602033845">
                                                  <w:marLeft w:val="120"/>
                                                  <w:marRight w:val="0"/>
                                                  <w:marTop w:val="0"/>
                                                  <w:marBottom w:val="0"/>
                                                  <w:divBdr>
                                                    <w:top w:val="none" w:sz="0" w:space="0" w:color="auto"/>
                                                    <w:left w:val="none" w:sz="0" w:space="0" w:color="auto"/>
                                                    <w:bottom w:val="none" w:sz="0" w:space="0" w:color="auto"/>
                                                    <w:right w:val="none" w:sz="0" w:space="0" w:color="auto"/>
                                                  </w:divBdr>
                                                </w:div>
                                              </w:divsChild>
                                            </w:div>
                                            <w:div w:id="1608274495">
                                              <w:marLeft w:val="0"/>
                                              <w:marRight w:val="0"/>
                                              <w:marTop w:val="0"/>
                                              <w:marBottom w:val="0"/>
                                              <w:divBdr>
                                                <w:top w:val="none" w:sz="0" w:space="0" w:color="auto"/>
                                                <w:left w:val="none" w:sz="0" w:space="0" w:color="auto"/>
                                                <w:bottom w:val="none" w:sz="0" w:space="0" w:color="auto"/>
                                                <w:right w:val="none" w:sz="0" w:space="0" w:color="auto"/>
                                              </w:divBdr>
                                              <w:divsChild>
                                                <w:div w:id="1880122167">
                                                  <w:marLeft w:val="0"/>
                                                  <w:marRight w:val="0"/>
                                                  <w:marTop w:val="0"/>
                                                  <w:marBottom w:val="0"/>
                                                  <w:divBdr>
                                                    <w:top w:val="none" w:sz="0" w:space="0" w:color="auto"/>
                                                    <w:left w:val="none" w:sz="0" w:space="0" w:color="auto"/>
                                                    <w:bottom w:val="none" w:sz="0" w:space="0" w:color="auto"/>
                                                    <w:right w:val="none" w:sz="0" w:space="0" w:color="auto"/>
                                                  </w:divBdr>
                                                  <w:divsChild>
                                                    <w:div w:id="17372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55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20169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7553350">
          <w:marLeft w:val="0"/>
          <w:marRight w:val="0"/>
          <w:marTop w:val="0"/>
          <w:marBottom w:val="0"/>
          <w:divBdr>
            <w:top w:val="none" w:sz="0" w:space="0" w:color="auto"/>
            <w:left w:val="none" w:sz="0" w:space="0" w:color="auto"/>
            <w:bottom w:val="none" w:sz="0" w:space="0" w:color="auto"/>
            <w:right w:val="none" w:sz="0" w:space="0" w:color="auto"/>
          </w:divBdr>
          <w:divsChild>
            <w:div w:id="2133013026">
              <w:marLeft w:val="0"/>
              <w:marRight w:val="0"/>
              <w:marTop w:val="0"/>
              <w:marBottom w:val="0"/>
              <w:divBdr>
                <w:top w:val="none" w:sz="0" w:space="0" w:color="auto"/>
                <w:left w:val="none" w:sz="0" w:space="0" w:color="auto"/>
                <w:bottom w:val="none" w:sz="0" w:space="0" w:color="auto"/>
                <w:right w:val="none" w:sz="0" w:space="0" w:color="auto"/>
              </w:divBdr>
              <w:divsChild>
                <w:div w:id="1194462265">
                  <w:marLeft w:val="0"/>
                  <w:marRight w:val="0"/>
                  <w:marTop w:val="0"/>
                  <w:marBottom w:val="0"/>
                  <w:divBdr>
                    <w:top w:val="none" w:sz="0" w:space="0" w:color="auto"/>
                    <w:left w:val="none" w:sz="0" w:space="0" w:color="auto"/>
                    <w:bottom w:val="none" w:sz="0" w:space="0" w:color="auto"/>
                    <w:right w:val="none" w:sz="0" w:space="0" w:color="auto"/>
                  </w:divBdr>
                  <w:divsChild>
                    <w:div w:id="27990930">
                      <w:marLeft w:val="0"/>
                      <w:marRight w:val="0"/>
                      <w:marTop w:val="0"/>
                      <w:marBottom w:val="0"/>
                      <w:divBdr>
                        <w:top w:val="none" w:sz="0" w:space="0" w:color="auto"/>
                        <w:left w:val="none" w:sz="0" w:space="0" w:color="auto"/>
                        <w:bottom w:val="none" w:sz="0" w:space="0" w:color="auto"/>
                        <w:right w:val="none" w:sz="0" w:space="0" w:color="auto"/>
                      </w:divBdr>
                      <w:divsChild>
                        <w:div w:id="387652620">
                          <w:marLeft w:val="0"/>
                          <w:marRight w:val="0"/>
                          <w:marTop w:val="0"/>
                          <w:marBottom w:val="0"/>
                          <w:divBdr>
                            <w:top w:val="none" w:sz="0" w:space="0" w:color="auto"/>
                            <w:left w:val="none" w:sz="0" w:space="0" w:color="auto"/>
                            <w:bottom w:val="none" w:sz="0" w:space="0" w:color="auto"/>
                            <w:right w:val="none" w:sz="0" w:space="0" w:color="auto"/>
                          </w:divBdr>
                          <w:divsChild>
                            <w:div w:id="680354947">
                              <w:marLeft w:val="0"/>
                              <w:marRight w:val="0"/>
                              <w:marTop w:val="0"/>
                              <w:marBottom w:val="0"/>
                              <w:divBdr>
                                <w:top w:val="none" w:sz="0" w:space="0" w:color="auto"/>
                                <w:left w:val="none" w:sz="0" w:space="0" w:color="auto"/>
                                <w:bottom w:val="none" w:sz="0" w:space="0" w:color="auto"/>
                                <w:right w:val="none" w:sz="0" w:space="0" w:color="auto"/>
                              </w:divBdr>
                              <w:divsChild>
                                <w:div w:id="1706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85913">
                      <w:marLeft w:val="0"/>
                      <w:marRight w:val="0"/>
                      <w:marTop w:val="75"/>
                      <w:marBottom w:val="0"/>
                      <w:divBdr>
                        <w:top w:val="none" w:sz="0" w:space="0" w:color="auto"/>
                        <w:left w:val="none" w:sz="0" w:space="0" w:color="auto"/>
                        <w:bottom w:val="none" w:sz="0" w:space="0" w:color="auto"/>
                        <w:right w:val="none" w:sz="0" w:space="0" w:color="auto"/>
                      </w:divBdr>
                    </w:div>
                  </w:divsChild>
                </w:div>
                <w:div w:id="894582778">
                  <w:marLeft w:val="0"/>
                  <w:marRight w:val="0"/>
                  <w:marTop w:val="0"/>
                  <w:marBottom w:val="0"/>
                  <w:divBdr>
                    <w:top w:val="none" w:sz="0" w:space="0" w:color="auto"/>
                    <w:left w:val="none" w:sz="0" w:space="0" w:color="auto"/>
                    <w:bottom w:val="none" w:sz="0" w:space="0" w:color="auto"/>
                    <w:right w:val="none" w:sz="0" w:space="0" w:color="auto"/>
                  </w:divBdr>
                  <w:divsChild>
                    <w:div w:id="1817337855">
                      <w:marLeft w:val="0"/>
                      <w:marRight w:val="0"/>
                      <w:marTop w:val="0"/>
                      <w:marBottom w:val="0"/>
                      <w:divBdr>
                        <w:top w:val="none" w:sz="0" w:space="0" w:color="auto"/>
                        <w:left w:val="none" w:sz="0" w:space="0" w:color="auto"/>
                        <w:bottom w:val="none" w:sz="0" w:space="0" w:color="auto"/>
                        <w:right w:val="none" w:sz="0" w:space="0" w:color="auto"/>
                      </w:divBdr>
                      <w:divsChild>
                        <w:div w:id="199125022">
                          <w:marLeft w:val="0"/>
                          <w:marRight w:val="0"/>
                          <w:marTop w:val="0"/>
                          <w:marBottom w:val="0"/>
                          <w:divBdr>
                            <w:top w:val="none" w:sz="0" w:space="0" w:color="auto"/>
                            <w:left w:val="none" w:sz="0" w:space="0" w:color="auto"/>
                            <w:bottom w:val="none" w:sz="0" w:space="0" w:color="auto"/>
                            <w:right w:val="none" w:sz="0" w:space="0" w:color="auto"/>
                          </w:divBdr>
                          <w:divsChild>
                            <w:div w:id="779759716">
                              <w:marLeft w:val="0"/>
                              <w:marRight w:val="0"/>
                              <w:marTop w:val="0"/>
                              <w:marBottom w:val="0"/>
                              <w:divBdr>
                                <w:top w:val="none" w:sz="0" w:space="0" w:color="auto"/>
                                <w:left w:val="none" w:sz="0" w:space="0" w:color="auto"/>
                                <w:bottom w:val="none" w:sz="0" w:space="0" w:color="auto"/>
                                <w:right w:val="none" w:sz="0" w:space="0" w:color="auto"/>
                              </w:divBdr>
                              <w:divsChild>
                                <w:div w:id="18243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10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28604965">
      <w:bodyDiv w:val="1"/>
      <w:marLeft w:val="0"/>
      <w:marRight w:val="0"/>
      <w:marTop w:val="0"/>
      <w:marBottom w:val="0"/>
      <w:divBdr>
        <w:top w:val="none" w:sz="0" w:space="0" w:color="auto"/>
        <w:left w:val="none" w:sz="0" w:space="0" w:color="auto"/>
        <w:bottom w:val="none" w:sz="0" w:space="0" w:color="auto"/>
        <w:right w:val="none" w:sz="0" w:space="0" w:color="auto"/>
      </w:divBdr>
    </w:div>
    <w:div w:id="348333270">
      <w:bodyDiv w:val="1"/>
      <w:marLeft w:val="0"/>
      <w:marRight w:val="0"/>
      <w:marTop w:val="0"/>
      <w:marBottom w:val="0"/>
      <w:divBdr>
        <w:top w:val="none" w:sz="0" w:space="0" w:color="auto"/>
        <w:left w:val="none" w:sz="0" w:space="0" w:color="auto"/>
        <w:bottom w:val="none" w:sz="0" w:space="0" w:color="auto"/>
        <w:right w:val="none" w:sz="0" w:space="0" w:color="auto"/>
      </w:divBdr>
    </w:div>
    <w:div w:id="457187140">
      <w:bodyDiv w:val="1"/>
      <w:marLeft w:val="0"/>
      <w:marRight w:val="0"/>
      <w:marTop w:val="0"/>
      <w:marBottom w:val="0"/>
      <w:divBdr>
        <w:top w:val="none" w:sz="0" w:space="0" w:color="auto"/>
        <w:left w:val="none" w:sz="0" w:space="0" w:color="auto"/>
        <w:bottom w:val="none" w:sz="0" w:space="0" w:color="auto"/>
        <w:right w:val="none" w:sz="0" w:space="0" w:color="auto"/>
      </w:divBdr>
    </w:div>
    <w:div w:id="514852632">
      <w:bodyDiv w:val="1"/>
      <w:marLeft w:val="0"/>
      <w:marRight w:val="0"/>
      <w:marTop w:val="0"/>
      <w:marBottom w:val="0"/>
      <w:divBdr>
        <w:top w:val="none" w:sz="0" w:space="0" w:color="auto"/>
        <w:left w:val="none" w:sz="0" w:space="0" w:color="auto"/>
        <w:bottom w:val="none" w:sz="0" w:space="0" w:color="auto"/>
        <w:right w:val="none" w:sz="0" w:space="0" w:color="auto"/>
      </w:divBdr>
      <w:divsChild>
        <w:div w:id="1616257155">
          <w:marLeft w:val="0"/>
          <w:marRight w:val="0"/>
          <w:marTop w:val="0"/>
          <w:marBottom w:val="225"/>
          <w:divBdr>
            <w:top w:val="none" w:sz="0" w:space="0" w:color="auto"/>
            <w:left w:val="none" w:sz="0" w:space="0" w:color="auto"/>
            <w:bottom w:val="none" w:sz="0" w:space="0" w:color="auto"/>
            <w:right w:val="none" w:sz="0" w:space="0" w:color="auto"/>
          </w:divBdr>
          <w:divsChild>
            <w:div w:id="303698087">
              <w:marLeft w:val="0"/>
              <w:marRight w:val="0"/>
              <w:marTop w:val="0"/>
              <w:marBottom w:val="0"/>
              <w:divBdr>
                <w:top w:val="none" w:sz="0" w:space="0" w:color="auto"/>
                <w:left w:val="none" w:sz="0" w:space="0" w:color="auto"/>
                <w:bottom w:val="none" w:sz="0" w:space="0" w:color="auto"/>
                <w:right w:val="none" w:sz="0" w:space="0" w:color="auto"/>
              </w:divBdr>
              <w:divsChild>
                <w:div w:id="2051763458">
                  <w:marLeft w:val="0"/>
                  <w:marRight w:val="0"/>
                  <w:marTop w:val="0"/>
                  <w:marBottom w:val="0"/>
                  <w:divBdr>
                    <w:top w:val="none" w:sz="0" w:space="0" w:color="auto"/>
                    <w:left w:val="none" w:sz="0" w:space="0" w:color="auto"/>
                    <w:bottom w:val="none" w:sz="0" w:space="0" w:color="auto"/>
                    <w:right w:val="none" w:sz="0" w:space="0" w:color="auto"/>
                  </w:divBdr>
                  <w:divsChild>
                    <w:div w:id="2093624939">
                      <w:marLeft w:val="0"/>
                      <w:marRight w:val="0"/>
                      <w:marTop w:val="0"/>
                      <w:marBottom w:val="0"/>
                      <w:divBdr>
                        <w:top w:val="none" w:sz="0" w:space="0" w:color="auto"/>
                        <w:left w:val="none" w:sz="0" w:space="0" w:color="auto"/>
                        <w:bottom w:val="none" w:sz="0" w:space="0" w:color="auto"/>
                        <w:right w:val="none" w:sz="0" w:space="0" w:color="auto"/>
                      </w:divBdr>
                    </w:div>
                    <w:div w:id="1271736815">
                      <w:marLeft w:val="0"/>
                      <w:marRight w:val="0"/>
                      <w:marTop w:val="0"/>
                      <w:marBottom w:val="0"/>
                      <w:divBdr>
                        <w:top w:val="none" w:sz="0" w:space="0" w:color="auto"/>
                        <w:left w:val="none" w:sz="0" w:space="0" w:color="auto"/>
                        <w:bottom w:val="none" w:sz="0" w:space="0" w:color="auto"/>
                        <w:right w:val="none" w:sz="0" w:space="0" w:color="auto"/>
                      </w:divBdr>
                    </w:div>
                    <w:div w:id="1377854009">
                      <w:marLeft w:val="0"/>
                      <w:marRight w:val="0"/>
                      <w:marTop w:val="0"/>
                      <w:marBottom w:val="0"/>
                      <w:divBdr>
                        <w:top w:val="none" w:sz="0" w:space="0" w:color="auto"/>
                        <w:left w:val="none" w:sz="0" w:space="0" w:color="auto"/>
                        <w:bottom w:val="none" w:sz="0" w:space="0" w:color="auto"/>
                        <w:right w:val="none" w:sz="0" w:space="0" w:color="auto"/>
                      </w:divBdr>
                    </w:div>
                    <w:div w:id="950743342">
                      <w:marLeft w:val="0"/>
                      <w:marRight w:val="0"/>
                      <w:marTop w:val="0"/>
                      <w:marBottom w:val="0"/>
                      <w:divBdr>
                        <w:top w:val="none" w:sz="0" w:space="0" w:color="auto"/>
                        <w:left w:val="none" w:sz="0" w:space="0" w:color="auto"/>
                        <w:bottom w:val="none" w:sz="0" w:space="0" w:color="auto"/>
                        <w:right w:val="none" w:sz="0" w:space="0" w:color="auto"/>
                      </w:divBdr>
                    </w:div>
                    <w:div w:id="930235012">
                      <w:marLeft w:val="0"/>
                      <w:marRight w:val="0"/>
                      <w:marTop w:val="0"/>
                      <w:marBottom w:val="0"/>
                      <w:divBdr>
                        <w:top w:val="none" w:sz="0" w:space="0" w:color="auto"/>
                        <w:left w:val="none" w:sz="0" w:space="0" w:color="auto"/>
                        <w:bottom w:val="none" w:sz="0" w:space="0" w:color="auto"/>
                        <w:right w:val="none" w:sz="0" w:space="0" w:color="auto"/>
                      </w:divBdr>
                    </w:div>
                    <w:div w:id="1291475064">
                      <w:marLeft w:val="0"/>
                      <w:marRight w:val="0"/>
                      <w:marTop w:val="0"/>
                      <w:marBottom w:val="0"/>
                      <w:divBdr>
                        <w:top w:val="none" w:sz="0" w:space="0" w:color="auto"/>
                        <w:left w:val="none" w:sz="0" w:space="0" w:color="auto"/>
                        <w:bottom w:val="none" w:sz="0" w:space="0" w:color="auto"/>
                        <w:right w:val="none" w:sz="0" w:space="0" w:color="auto"/>
                      </w:divBdr>
                    </w:div>
                    <w:div w:id="538587817">
                      <w:marLeft w:val="0"/>
                      <w:marRight w:val="0"/>
                      <w:marTop w:val="0"/>
                      <w:marBottom w:val="0"/>
                      <w:divBdr>
                        <w:top w:val="none" w:sz="0" w:space="0" w:color="auto"/>
                        <w:left w:val="none" w:sz="0" w:space="0" w:color="auto"/>
                        <w:bottom w:val="none" w:sz="0" w:space="0" w:color="auto"/>
                        <w:right w:val="none" w:sz="0" w:space="0" w:color="auto"/>
                      </w:divBdr>
                    </w:div>
                    <w:div w:id="456802530">
                      <w:marLeft w:val="0"/>
                      <w:marRight w:val="0"/>
                      <w:marTop w:val="0"/>
                      <w:marBottom w:val="0"/>
                      <w:divBdr>
                        <w:top w:val="none" w:sz="0" w:space="0" w:color="auto"/>
                        <w:left w:val="none" w:sz="0" w:space="0" w:color="auto"/>
                        <w:bottom w:val="none" w:sz="0" w:space="0" w:color="auto"/>
                        <w:right w:val="none" w:sz="0" w:space="0" w:color="auto"/>
                      </w:divBdr>
                    </w:div>
                    <w:div w:id="1283994145">
                      <w:marLeft w:val="0"/>
                      <w:marRight w:val="0"/>
                      <w:marTop w:val="0"/>
                      <w:marBottom w:val="0"/>
                      <w:divBdr>
                        <w:top w:val="none" w:sz="0" w:space="0" w:color="auto"/>
                        <w:left w:val="none" w:sz="0" w:space="0" w:color="auto"/>
                        <w:bottom w:val="none" w:sz="0" w:space="0" w:color="auto"/>
                        <w:right w:val="none" w:sz="0" w:space="0" w:color="auto"/>
                      </w:divBdr>
                    </w:div>
                    <w:div w:id="952401687">
                      <w:marLeft w:val="0"/>
                      <w:marRight w:val="0"/>
                      <w:marTop w:val="0"/>
                      <w:marBottom w:val="0"/>
                      <w:divBdr>
                        <w:top w:val="none" w:sz="0" w:space="0" w:color="auto"/>
                        <w:left w:val="none" w:sz="0" w:space="0" w:color="auto"/>
                        <w:bottom w:val="none" w:sz="0" w:space="0" w:color="auto"/>
                        <w:right w:val="none" w:sz="0" w:space="0" w:color="auto"/>
                      </w:divBdr>
                    </w:div>
                    <w:div w:id="1266230304">
                      <w:marLeft w:val="0"/>
                      <w:marRight w:val="0"/>
                      <w:marTop w:val="0"/>
                      <w:marBottom w:val="0"/>
                      <w:divBdr>
                        <w:top w:val="none" w:sz="0" w:space="0" w:color="auto"/>
                        <w:left w:val="none" w:sz="0" w:space="0" w:color="auto"/>
                        <w:bottom w:val="none" w:sz="0" w:space="0" w:color="auto"/>
                        <w:right w:val="none" w:sz="0" w:space="0" w:color="auto"/>
                      </w:divBdr>
                    </w:div>
                    <w:div w:id="2146045581">
                      <w:marLeft w:val="0"/>
                      <w:marRight w:val="0"/>
                      <w:marTop w:val="0"/>
                      <w:marBottom w:val="0"/>
                      <w:divBdr>
                        <w:top w:val="none" w:sz="0" w:space="0" w:color="auto"/>
                        <w:left w:val="none" w:sz="0" w:space="0" w:color="auto"/>
                        <w:bottom w:val="none" w:sz="0" w:space="0" w:color="auto"/>
                        <w:right w:val="none" w:sz="0" w:space="0" w:color="auto"/>
                      </w:divBdr>
                    </w:div>
                    <w:div w:id="1426342418">
                      <w:marLeft w:val="0"/>
                      <w:marRight w:val="0"/>
                      <w:marTop w:val="0"/>
                      <w:marBottom w:val="0"/>
                      <w:divBdr>
                        <w:top w:val="none" w:sz="0" w:space="0" w:color="auto"/>
                        <w:left w:val="none" w:sz="0" w:space="0" w:color="auto"/>
                        <w:bottom w:val="none" w:sz="0" w:space="0" w:color="auto"/>
                        <w:right w:val="none" w:sz="0" w:space="0" w:color="auto"/>
                      </w:divBdr>
                    </w:div>
                    <w:div w:id="1496454931">
                      <w:marLeft w:val="0"/>
                      <w:marRight w:val="0"/>
                      <w:marTop w:val="0"/>
                      <w:marBottom w:val="0"/>
                      <w:divBdr>
                        <w:top w:val="none" w:sz="0" w:space="0" w:color="auto"/>
                        <w:left w:val="none" w:sz="0" w:space="0" w:color="auto"/>
                        <w:bottom w:val="none" w:sz="0" w:space="0" w:color="auto"/>
                        <w:right w:val="none" w:sz="0" w:space="0" w:color="auto"/>
                      </w:divBdr>
                    </w:div>
                    <w:div w:id="1301224073">
                      <w:marLeft w:val="0"/>
                      <w:marRight w:val="0"/>
                      <w:marTop w:val="0"/>
                      <w:marBottom w:val="0"/>
                      <w:divBdr>
                        <w:top w:val="none" w:sz="0" w:space="0" w:color="auto"/>
                        <w:left w:val="none" w:sz="0" w:space="0" w:color="auto"/>
                        <w:bottom w:val="none" w:sz="0" w:space="0" w:color="auto"/>
                        <w:right w:val="none" w:sz="0" w:space="0" w:color="auto"/>
                      </w:divBdr>
                    </w:div>
                    <w:div w:id="149372815">
                      <w:marLeft w:val="0"/>
                      <w:marRight w:val="0"/>
                      <w:marTop w:val="0"/>
                      <w:marBottom w:val="0"/>
                      <w:divBdr>
                        <w:top w:val="none" w:sz="0" w:space="0" w:color="auto"/>
                        <w:left w:val="none" w:sz="0" w:space="0" w:color="auto"/>
                        <w:bottom w:val="none" w:sz="0" w:space="0" w:color="auto"/>
                        <w:right w:val="none" w:sz="0" w:space="0" w:color="auto"/>
                      </w:divBdr>
                    </w:div>
                    <w:div w:id="1810785933">
                      <w:marLeft w:val="0"/>
                      <w:marRight w:val="0"/>
                      <w:marTop w:val="0"/>
                      <w:marBottom w:val="0"/>
                      <w:divBdr>
                        <w:top w:val="none" w:sz="0" w:space="0" w:color="auto"/>
                        <w:left w:val="none" w:sz="0" w:space="0" w:color="auto"/>
                        <w:bottom w:val="none" w:sz="0" w:space="0" w:color="auto"/>
                        <w:right w:val="none" w:sz="0" w:space="0" w:color="auto"/>
                      </w:divBdr>
                    </w:div>
                    <w:div w:id="1381006582">
                      <w:marLeft w:val="0"/>
                      <w:marRight w:val="0"/>
                      <w:marTop w:val="0"/>
                      <w:marBottom w:val="0"/>
                      <w:divBdr>
                        <w:top w:val="none" w:sz="0" w:space="0" w:color="auto"/>
                        <w:left w:val="none" w:sz="0" w:space="0" w:color="auto"/>
                        <w:bottom w:val="none" w:sz="0" w:space="0" w:color="auto"/>
                        <w:right w:val="none" w:sz="0" w:space="0" w:color="auto"/>
                      </w:divBdr>
                    </w:div>
                    <w:div w:id="271404434">
                      <w:marLeft w:val="0"/>
                      <w:marRight w:val="0"/>
                      <w:marTop w:val="0"/>
                      <w:marBottom w:val="0"/>
                      <w:divBdr>
                        <w:top w:val="none" w:sz="0" w:space="0" w:color="auto"/>
                        <w:left w:val="none" w:sz="0" w:space="0" w:color="auto"/>
                        <w:bottom w:val="none" w:sz="0" w:space="0" w:color="auto"/>
                        <w:right w:val="none" w:sz="0" w:space="0" w:color="auto"/>
                      </w:divBdr>
                    </w:div>
                    <w:div w:id="132213077">
                      <w:marLeft w:val="0"/>
                      <w:marRight w:val="0"/>
                      <w:marTop w:val="0"/>
                      <w:marBottom w:val="0"/>
                      <w:divBdr>
                        <w:top w:val="none" w:sz="0" w:space="0" w:color="auto"/>
                        <w:left w:val="none" w:sz="0" w:space="0" w:color="auto"/>
                        <w:bottom w:val="none" w:sz="0" w:space="0" w:color="auto"/>
                        <w:right w:val="none" w:sz="0" w:space="0" w:color="auto"/>
                      </w:divBdr>
                    </w:div>
                    <w:div w:id="2051566980">
                      <w:marLeft w:val="0"/>
                      <w:marRight w:val="0"/>
                      <w:marTop w:val="0"/>
                      <w:marBottom w:val="0"/>
                      <w:divBdr>
                        <w:top w:val="none" w:sz="0" w:space="0" w:color="auto"/>
                        <w:left w:val="none" w:sz="0" w:space="0" w:color="auto"/>
                        <w:bottom w:val="none" w:sz="0" w:space="0" w:color="auto"/>
                        <w:right w:val="none" w:sz="0" w:space="0" w:color="auto"/>
                      </w:divBdr>
                    </w:div>
                    <w:div w:id="2092777322">
                      <w:marLeft w:val="0"/>
                      <w:marRight w:val="0"/>
                      <w:marTop w:val="0"/>
                      <w:marBottom w:val="0"/>
                      <w:divBdr>
                        <w:top w:val="none" w:sz="0" w:space="0" w:color="auto"/>
                        <w:left w:val="none" w:sz="0" w:space="0" w:color="auto"/>
                        <w:bottom w:val="none" w:sz="0" w:space="0" w:color="auto"/>
                        <w:right w:val="none" w:sz="0" w:space="0" w:color="auto"/>
                      </w:divBdr>
                    </w:div>
                    <w:div w:id="1774398034">
                      <w:marLeft w:val="0"/>
                      <w:marRight w:val="0"/>
                      <w:marTop w:val="0"/>
                      <w:marBottom w:val="0"/>
                      <w:divBdr>
                        <w:top w:val="none" w:sz="0" w:space="0" w:color="auto"/>
                        <w:left w:val="none" w:sz="0" w:space="0" w:color="auto"/>
                        <w:bottom w:val="none" w:sz="0" w:space="0" w:color="auto"/>
                        <w:right w:val="none" w:sz="0" w:space="0" w:color="auto"/>
                      </w:divBdr>
                    </w:div>
                    <w:div w:id="776481503">
                      <w:marLeft w:val="0"/>
                      <w:marRight w:val="0"/>
                      <w:marTop w:val="0"/>
                      <w:marBottom w:val="0"/>
                      <w:divBdr>
                        <w:top w:val="none" w:sz="0" w:space="0" w:color="auto"/>
                        <w:left w:val="none" w:sz="0" w:space="0" w:color="auto"/>
                        <w:bottom w:val="none" w:sz="0" w:space="0" w:color="auto"/>
                        <w:right w:val="none" w:sz="0" w:space="0" w:color="auto"/>
                      </w:divBdr>
                    </w:div>
                    <w:div w:id="1136295765">
                      <w:marLeft w:val="0"/>
                      <w:marRight w:val="0"/>
                      <w:marTop w:val="0"/>
                      <w:marBottom w:val="0"/>
                      <w:divBdr>
                        <w:top w:val="none" w:sz="0" w:space="0" w:color="auto"/>
                        <w:left w:val="none" w:sz="0" w:space="0" w:color="auto"/>
                        <w:bottom w:val="none" w:sz="0" w:space="0" w:color="auto"/>
                        <w:right w:val="none" w:sz="0" w:space="0" w:color="auto"/>
                      </w:divBdr>
                    </w:div>
                    <w:div w:id="18624140">
                      <w:marLeft w:val="0"/>
                      <w:marRight w:val="0"/>
                      <w:marTop w:val="0"/>
                      <w:marBottom w:val="0"/>
                      <w:divBdr>
                        <w:top w:val="none" w:sz="0" w:space="0" w:color="auto"/>
                        <w:left w:val="none" w:sz="0" w:space="0" w:color="auto"/>
                        <w:bottom w:val="none" w:sz="0" w:space="0" w:color="auto"/>
                        <w:right w:val="none" w:sz="0" w:space="0" w:color="auto"/>
                      </w:divBdr>
                    </w:div>
                    <w:div w:id="883564153">
                      <w:marLeft w:val="0"/>
                      <w:marRight w:val="0"/>
                      <w:marTop w:val="0"/>
                      <w:marBottom w:val="0"/>
                      <w:divBdr>
                        <w:top w:val="none" w:sz="0" w:space="0" w:color="auto"/>
                        <w:left w:val="none" w:sz="0" w:space="0" w:color="auto"/>
                        <w:bottom w:val="none" w:sz="0" w:space="0" w:color="auto"/>
                        <w:right w:val="none" w:sz="0" w:space="0" w:color="auto"/>
                      </w:divBdr>
                    </w:div>
                    <w:div w:id="578560796">
                      <w:marLeft w:val="0"/>
                      <w:marRight w:val="0"/>
                      <w:marTop w:val="0"/>
                      <w:marBottom w:val="0"/>
                      <w:divBdr>
                        <w:top w:val="none" w:sz="0" w:space="0" w:color="auto"/>
                        <w:left w:val="none" w:sz="0" w:space="0" w:color="auto"/>
                        <w:bottom w:val="none" w:sz="0" w:space="0" w:color="auto"/>
                        <w:right w:val="none" w:sz="0" w:space="0" w:color="auto"/>
                      </w:divBdr>
                    </w:div>
                    <w:div w:id="204954642">
                      <w:marLeft w:val="0"/>
                      <w:marRight w:val="0"/>
                      <w:marTop w:val="0"/>
                      <w:marBottom w:val="0"/>
                      <w:divBdr>
                        <w:top w:val="none" w:sz="0" w:space="0" w:color="auto"/>
                        <w:left w:val="none" w:sz="0" w:space="0" w:color="auto"/>
                        <w:bottom w:val="none" w:sz="0" w:space="0" w:color="auto"/>
                        <w:right w:val="none" w:sz="0" w:space="0" w:color="auto"/>
                      </w:divBdr>
                    </w:div>
                    <w:div w:id="1067536551">
                      <w:marLeft w:val="0"/>
                      <w:marRight w:val="0"/>
                      <w:marTop w:val="0"/>
                      <w:marBottom w:val="0"/>
                      <w:divBdr>
                        <w:top w:val="none" w:sz="0" w:space="0" w:color="auto"/>
                        <w:left w:val="none" w:sz="0" w:space="0" w:color="auto"/>
                        <w:bottom w:val="none" w:sz="0" w:space="0" w:color="auto"/>
                        <w:right w:val="none" w:sz="0" w:space="0" w:color="auto"/>
                      </w:divBdr>
                    </w:div>
                    <w:div w:id="7741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284388">
          <w:marLeft w:val="0"/>
          <w:marRight w:val="0"/>
          <w:marTop w:val="0"/>
          <w:marBottom w:val="225"/>
          <w:divBdr>
            <w:top w:val="none" w:sz="0" w:space="0" w:color="auto"/>
            <w:left w:val="none" w:sz="0" w:space="0" w:color="auto"/>
            <w:bottom w:val="none" w:sz="0" w:space="0" w:color="auto"/>
            <w:right w:val="none" w:sz="0" w:space="0" w:color="auto"/>
          </w:divBdr>
          <w:divsChild>
            <w:div w:id="1475219328">
              <w:marLeft w:val="0"/>
              <w:marRight w:val="0"/>
              <w:marTop w:val="0"/>
              <w:marBottom w:val="0"/>
              <w:divBdr>
                <w:top w:val="none" w:sz="0" w:space="0" w:color="auto"/>
                <w:left w:val="none" w:sz="0" w:space="0" w:color="auto"/>
                <w:bottom w:val="none" w:sz="0" w:space="0" w:color="auto"/>
                <w:right w:val="none" w:sz="0" w:space="0" w:color="auto"/>
              </w:divBdr>
              <w:divsChild>
                <w:div w:id="1160732918">
                  <w:marLeft w:val="0"/>
                  <w:marRight w:val="0"/>
                  <w:marTop w:val="0"/>
                  <w:marBottom w:val="0"/>
                  <w:divBdr>
                    <w:top w:val="none" w:sz="0" w:space="0" w:color="auto"/>
                    <w:left w:val="none" w:sz="0" w:space="0" w:color="auto"/>
                    <w:bottom w:val="none" w:sz="0" w:space="0" w:color="auto"/>
                    <w:right w:val="none" w:sz="0" w:space="0" w:color="auto"/>
                  </w:divBdr>
                  <w:divsChild>
                    <w:div w:id="1192451104">
                      <w:marLeft w:val="0"/>
                      <w:marRight w:val="0"/>
                      <w:marTop w:val="0"/>
                      <w:marBottom w:val="0"/>
                      <w:divBdr>
                        <w:top w:val="none" w:sz="0" w:space="0" w:color="auto"/>
                        <w:left w:val="none" w:sz="0" w:space="0" w:color="auto"/>
                        <w:bottom w:val="none" w:sz="0" w:space="0" w:color="auto"/>
                        <w:right w:val="none" w:sz="0" w:space="0" w:color="auto"/>
                      </w:divBdr>
                    </w:div>
                    <w:div w:id="1641571443">
                      <w:marLeft w:val="0"/>
                      <w:marRight w:val="0"/>
                      <w:marTop w:val="0"/>
                      <w:marBottom w:val="0"/>
                      <w:divBdr>
                        <w:top w:val="none" w:sz="0" w:space="0" w:color="auto"/>
                        <w:left w:val="none" w:sz="0" w:space="0" w:color="auto"/>
                        <w:bottom w:val="none" w:sz="0" w:space="0" w:color="auto"/>
                        <w:right w:val="none" w:sz="0" w:space="0" w:color="auto"/>
                      </w:divBdr>
                    </w:div>
                    <w:div w:id="803234122">
                      <w:marLeft w:val="0"/>
                      <w:marRight w:val="0"/>
                      <w:marTop w:val="0"/>
                      <w:marBottom w:val="0"/>
                      <w:divBdr>
                        <w:top w:val="none" w:sz="0" w:space="0" w:color="auto"/>
                        <w:left w:val="none" w:sz="0" w:space="0" w:color="auto"/>
                        <w:bottom w:val="none" w:sz="0" w:space="0" w:color="auto"/>
                        <w:right w:val="none" w:sz="0" w:space="0" w:color="auto"/>
                      </w:divBdr>
                    </w:div>
                    <w:div w:id="21518982">
                      <w:marLeft w:val="0"/>
                      <w:marRight w:val="0"/>
                      <w:marTop w:val="0"/>
                      <w:marBottom w:val="0"/>
                      <w:divBdr>
                        <w:top w:val="none" w:sz="0" w:space="0" w:color="auto"/>
                        <w:left w:val="none" w:sz="0" w:space="0" w:color="auto"/>
                        <w:bottom w:val="none" w:sz="0" w:space="0" w:color="auto"/>
                        <w:right w:val="none" w:sz="0" w:space="0" w:color="auto"/>
                      </w:divBdr>
                    </w:div>
                    <w:div w:id="2053919534">
                      <w:marLeft w:val="0"/>
                      <w:marRight w:val="0"/>
                      <w:marTop w:val="0"/>
                      <w:marBottom w:val="0"/>
                      <w:divBdr>
                        <w:top w:val="none" w:sz="0" w:space="0" w:color="auto"/>
                        <w:left w:val="none" w:sz="0" w:space="0" w:color="auto"/>
                        <w:bottom w:val="none" w:sz="0" w:space="0" w:color="auto"/>
                        <w:right w:val="none" w:sz="0" w:space="0" w:color="auto"/>
                      </w:divBdr>
                    </w:div>
                    <w:div w:id="680205756">
                      <w:marLeft w:val="0"/>
                      <w:marRight w:val="0"/>
                      <w:marTop w:val="0"/>
                      <w:marBottom w:val="0"/>
                      <w:divBdr>
                        <w:top w:val="none" w:sz="0" w:space="0" w:color="auto"/>
                        <w:left w:val="none" w:sz="0" w:space="0" w:color="auto"/>
                        <w:bottom w:val="none" w:sz="0" w:space="0" w:color="auto"/>
                        <w:right w:val="none" w:sz="0" w:space="0" w:color="auto"/>
                      </w:divBdr>
                    </w:div>
                    <w:div w:id="12456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0293">
          <w:marLeft w:val="0"/>
          <w:marRight w:val="0"/>
          <w:marTop w:val="0"/>
          <w:marBottom w:val="225"/>
          <w:divBdr>
            <w:top w:val="none" w:sz="0" w:space="0" w:color="auto"/>
            <w:left w:val="none" w:sz="0" w:space="0" w:color="auto"/>
            <w:bottom w:val="none" w:sz="0" w:space="0" w:color="auto"/>
            <w:right w:val="none" w:sz="0" w:space="0" w:color="auto"/>
          </w:divBdr>
          <w:divsChild>
            <w:div w:id="1887377710">
              <w:marLeft w:val="0"/>
              <w:marRight w:val="0"/>
              <w:marTop w:val="0"/>
              <w:marBottom w:val="0"/>
              <w:divBdr>
                <w:top w:val="none" w:sz="0" w:space="0" w:color="auto"/>
                <w:left w:val="none" w:sz="0" w:space="0" w:color="auto"/>
                <w:bottom w:val="none" w:sz="0" w:space="0" w:color="auto"/>
                <w:right w:val="none" w:sz="0" w:space="0" w:color="auto"/>
              </w:divBdr>
              <w:divsChild>
                <w:div w:id="296497532">
                  <w:marLeft w:val="0"/>
                  <w:marRight w:val="0"/>
                  <w:marTop w:val="0"/>
                  <w:marBottom w:val="0"/>
                  <w:divBdr>
                    <w:top w:val="none" w:sz="0" w:space="0" w:color="auto"/>
                    <w:left w:val="none" w:sz="0" w:space="0" w:color="auto"/>
                    <w:bottom w:val="none" w:sz="0" w:space="0" w:color="auto"/>
                    <w:right w:val="none" w:sz="0" w:space="0" w:color="auto"/>
                  </w:divBdr>
                  <w:divsChild>
                    <w:div w:id="1835342783">
                      <w:marLeft w:val="0"/>
                      <w:marRight w:val="0"/>
                      <w:marTop w:val="0"/>
                      <w:marBottom w:val="0"/>
                      <w:divBdr>
                        <w:top w:val="none" w:sz="0" w:space="0" w:color="auto"/>
                        <w:left w:val="none" w:sz="0" w:space="0" w:color="auto"/>
                        <w:bottom w:val="none" w:sz="0" w:space="0" w:color="auto"/>
                        <w:right w:val="none" w:sz="0" w:space="0" w:color="auto"/>
                      </w:divBdr>
                    </w:div>
                    <w:div w:id="67074063">
                      <w:marLeft w:val="0"/>
                      <w:marRight w:val="0"/>
                      <w:marTop w:val="0"/>
                      <w:marBottom w:val="0"/>
                      <w:divBdr>
                        <w:top w:val="none" w:sz="0" w:space="0" w:color="auto"/>
                        <w:left w:val="none" w:sz="0" w:space="0" w:color="auto"/>
                        <w:bottom w:val="none" w:sz="0" w:space="0" w:color="auto"/>
                        <w:right w:val="none" w:sz="0" w:space="0" w:color="auto"/>
                      </w:divBdr>
                    </w:div>
                    <w:div w:id="19098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4210">
          <w:marLeft w:val="0"/>
          <w:marRight w:val="0"/>
          <w:marTop w:val="0"/>
          <w:marBottom w:val="225"/>
          <w:divBdr>
            <w:top w:val="none" w:sz="0" w:space="0" w:color="auto"/>
            <w:left w:val="none" w:sz="0" w:space="0" w:color="auto"/>
            <w:bottom w:val="none" w:sz="0" w:space="0" w:color="auto"/>
            <w:right w:val="none" w:sz="0" w:space="0" w:color="auto"/>
          </w:divBdr>
          <w:divsChild>
            <w:div w:id="1578435991">
              <w:marLeft w:val="0"/>
              <w:marRight w:val="0"/>
              <w:marTop w:val="0"/>
              <w:marBottom w:val="0"/>
              <w:divBdr>
                <w:top w:val="none" w:sz="0" w:space="0" w:color="auto"/>
                <w:left w:val="none" w:sz="0" w:space="0" w:color="auto"/>
                <w:bottom w:val="none" w:sz="0" w:space="0" w:color="auto"/>
                <w:right w:val="none" w:sz="0" w:space="0" w:color="auto"/>
              </w:divBdr>
              <w:divsChild>
                <w:div w:id="282659780">
                  <w:marLeft w:val="0"/>
                  <w:marRight w:val="0"/>
                  <w:marTop w:val="0"/>
                  <w:marBottom w:val="0"/>
                  <w:divBdr>
                    <w:top w:val="none" w:sz="0" w:space="0" w:color="auto"/>
                    <w:left w:val="none" w:sz="0" w:space="0" w:color="auto"/>
                    <w:bottom w:val="none" w:sz="0" w:space="0" w:color="auto"/>
                    <w:right w:val="none" w:sz="0" w:space="0" w:color="auto"/>
                  </w:divBdr>
                  <w:divsChild>
                    <w:div w:id="309284400">
                      <w:marLeft w:val="0"/>
                      <w:marRight w:val="0"/>
                      <w:marTop w:val="0"/>
                      <w:marBottom w:val="0"/>
                      <w:divBdr>
                        <w:top w:val="none" w:sz="0" w:space="0" w:color="auto"/>
                        <w:left w:val="none" w:sz="0" w:space="0" w:color="auto"/>
                        <w:bottom w:val="none" w:sz="0" w:space="0" w:color="auto"/>
                        <w:right w:val="none" w:sz="0" w:space="0" w:color="auto"/>
                      </w:divBdr>
                    </w:div>
                    <w:div w:id="714349962">
                      <w:marLeft w:val="0"/>
                      <w:marRight w:val="0"/>
                      <w:marTop w:val="0"/>
                      <w:marBottom w:val="0"/>
                      <w:divBdr>
                        <w:top w:val="none" w:sz="0" w:space="0" w:color="auto"/>
                        <w:left w:val="none" w:sz="0" w:space="0" w:color="auto"/>
                        <w:bottom w:val="none" w:sz="0" w:space="0" w:color="auto"/>
                        <w:right w:val="none" w:sz="0" w:space="0" w:color="auto"/>
                      </w:divBdr>
                    </w:div>
                    <w:div w:id="1207722798">
                      <w:marLeft w:val="0"/>
                      <w:marRight w:val="0"/>
                      <w:marTop w:val="0"/>
                      <w:marBottom w:val="0"/>
                      <w:divBdr>
                        <w:top w:val="none" w:sz="0" w:space="0" w:color="auto"/>
                        <w:left w:val="none" w:sz="0" w:space="0" w:color="auto"/>
                        <w:bottom w:val="none" w:sz="0" w:space="0" w:color="auto"/>
                        <w:right w:val="none" w:sz="0" w:space="0" w:color="auto"/>
                      </w:divBdr>
                    </w:div>
                    <w:div w:id="1893275421">
                      <w:marLeft w:val="0"/>
                      <w:marRight w:val="0"/>
                      <w:marTop w:val="0"/>
                      <w:marBottom w:val="0"/>
                      <w:divBdr>
                        <w:top w:val="none" w:sz="0" w:space="0" w:color="auto"/>
                        <w:left w:val="none" w:sz="0" w:space="0" w:color="auto"/>
                        <w:bottom w:val="none" w:sz="0" w:space="0" w:color="auto"/>
                        <w:right w:val="none" w:sz="0" w:space="0" w:color="auto"/>
                      </w:divBdr>
                    </w:div>
                    <w:div w:id="1038513097">
                      <w:marLeft w:val="0"/>
                      <w:marRight w:val="0"/>
                      <w:marTop w:val="0"/>
                      <w:marBottom w:val="0"/>
                      <w:divBdr>
                        <w:top w:val="none" w:sz="0" w:space="0" w:color="auto"/>
                        <w:left w:val="none" w:sz="0" w:space="0" w:color="auto"/>
                        <w:bottom w:val="none" w:sz="0" w:space="0" w:color="auto"/>
                        <w:right w:val="none" w:sz="0" w:space="0" w:color="auto"/>
                      </w:divBdr>
                    </w:div>
                    <w:div w:id="419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5925">
      <w:bodyDiv w:val="1"/>
      <w:marLeft w:val="0"/>
      <w:marRight w:val="0"/>
      <w:marTop w:val="0"/>
      <w:marBottom w:val="0"/>
      <w:divBdr>
        <w:top w:val="none" w:sz="0" w:space="0" w:color="auto"/>
        <w:left w:val="none" w:sz="0" w:space="0" w:color="auto"/>
        <w:bottom w:val="none" w:sz="0" w:space="0" w:color="auto"/>
        <w:right w:val="none" w:sz="0" w:space="0" w:color="auto"/>
      </w:divBdr>
    </w:div>
    <w:div w:id="605693247">
      <w:bodyDiv w:val="1"/>
      <w:marLeft w:val="0"/>
      <w:marRight w:val="0"/>
      <w:marTop w:val="0"/>
      <w:marBottom w:val="0"/>
      <w:divBdr>
        <w:top w:val="none" w:sz="0" w:space="0" w:color="auto"/>
        <w:left w:val="none" w:sz="0" w:space="0" w:color="auto"/>
        <w:bottom w:val="none" w:sz="0" w:space="0" w:color="auto"/>
        <w:right w:val="none" w:sz="0" w:space="0" w:color="auto"/>
      </w:divBdr>
      <w:divsChild>
        <w:div w:id="462894354">
          <w:marLeft w:val="0"/>
          <w:marRight w:val="0"/>
          <w:marTop w:val="0"/>
          <w:marBottom w:val="0"/>
          <w:divBdr>
            <w:top w:val="none" w:sz="0" w:space="0" w:color="auto"/>
            <w:left w:val="none" w:sz="0" w:space="0" w:color="auto"/>
            <w:bottom w:val="none" w:sz="0" w:space="0" w:color="auto"/>
            <w:right w:val="none" w:sz="0" w:space="0" w:color="auto"/>
          </w:divBdr>
        </w:div>
        <w:div w:id="82074783">
          <w:marLeft w:val="0"/>
          <w:marRight w:val="0"/>
          <w:marTop w:val="0"/>
          <w:marBottom w:val="0"/>
          <w:divBdr>
            <w:top w:val="none" w:sz="0" w:space="0" w:color="auto"/>
            <w:left w:val="none" w:sz="0" w:space="0" w:color="auto"/>
            <w:bottom w:val="none" w:sz="0" w:space="0" w:color="auto"/>
            <w:right w:val="none" w:sz="0" w:space="0" w:color="auto"/>
          </w:divBdr>
        </w:div>
        <w:div w:id="1891071453">
          <w:marLeft w:val="0"/>
          <w:marRight w:val="0"/>
          <w:marTop w:val="0"/>
          <w:marBottom w:val="0"/>
          <w:divBdr>
            <w:top w:val="none" w:sz="0" w:space="0" w:color="auto"/>
            <w:left w:val="none" w:sz="0" w:space="0" w:color="auto"/>
            <w:bottom w:val="none" w:sz="0" w:space="0" w:color="auto"/>
            <w:right w:val="none" w:sz="0" w:space="0" w:color="auto"/>
          </w:divBdr>
        </w:div>
        <w:div w:id="1479151797">
          <w:marLeft w:val="0"/>
          <w:marRight w:val="0"/>
          <w:marTop w:val="0"/>
          <w:marBottom w:val="0"/>
          <w:divBdr>
            <w:top w:val="none" w:sz="0" w:space="0" w:color="auto"/>
            <w:left w:val="none" w:sz="0" w:space="0" w:color="auto"/>
            <w:bottom w:val="none" w:sz="0" w:space="0" w:color="auto"/>
            <w:right w:val="none" w:sz="0" w:space="0" w:color="auto"/>
          </w:divBdr>
        </w:div>
        <w:div w:id="113988002">
          <w:marLeft w:val="0"/>
          <w:marRight w:val="0"/>
          <w:marTop w:val="0"/>
          <w:marBottom w:val="0"/>
          <w:divBdr>
            <w:top w:val="none" w:sz="0" w:space="0" w:color="auto"/>
            <w:left w:val="none" w:sz="0" w:space="0" w:color="auto"/>
            <w:bottom w:val="none" w:sz="0" w:space="0" w:color="auto"/>
            <w:right w:val="none" w:sz="0" w:space="0" w:color="auto"/>
          </w:divBdr>
        </w:div>
        <w:div w:id="1508864889">
          <w:marLeft w:val="0"/>
          <w:marRight w:val="0"/>
          <w:marTop w:val="0"/>
          <w:marBottom w:val="0"/>
          <w:divBdr>
            <w:top w:val="none" w:sz="0" w:space="0" w:color="auto"/>
            <w:left w:val="none" w:sz="0" w:space="0" w:color="auto"/>
            <w:bottom w:val="none" w:sz="0" w:space="0" w:color="auto"/>
            <w:right w:val="none" w:sz="0" w:space="0" w:color="auto"/>
          </w:divBdr>
        </w:div>
        <w:div w:id="228540244">
          <w:marLeft w:val="0"/>
          <w:marRight w:val="0"/>
          <w:marTop w:val="0"/>
          <w:marBottom w:val="0"/>
          <w:divBdr>
            <w:top w:val="none" w:sz="0" w:space="0" w:color="auto"/>
            <w:left w:val="none" w:sz="0" w:space="0" w:color="auto"/>
            <w:bottom w:val="none" w:sz="0" w:space="0" w:color="auto"/>
            <w:right w:val="none" w:sz="0" w:space="0" w:color="auto"/>
          </w:divBdr>
        </w:div>
        <w:div w:id="187644406">
          <w:marLeft w:val="0"/>
          <w:marRight w:val="0"/>
          <w:marTop w:val="0"/>
          <w:marBottom w:val="0"/>
          <w:divBdr>
            <w:top w:val="none" w:sz="0" w:space="0" w:color="auto"/>
            <w:left w:val="none" w:sz="0" w:space="0" w:color="auto"/>
            <w:bottom w:val="none" w:sz="0" w:space="0" w:color="auto"/>
            <w:right w:val="none" w:sz="0" w:space="0" w:color="auto"/>
          </w:divBdr>
        </w:div>
        <w:div w:id="852838850">
          <w:marLeft w:val="0"/>
          <w:marRight w:val="0"/>
          <w:marTop w:val="0"/>
          <w:marBottom w:val="0"/>
          <w:divBdr>
            <w:top w:val="none" w:sz="0" w:space="0" w:color="auto"/>
            <w:left w:val="none" w:sz="0" w:space="0" w:color="auto"/>
            <w:bottom w:val="none" w:sz="0" w:space="0" w:color="auto"/>
            <w:right w:val="none" w:sz="0" w:space="0" w:color="auto"/>
          </w:divBdr>
        </w:div>
        <w:div w:id="602416725">
          <w:marLeft w:val="0"/>
          <w:marRight w:val="0"/>
          <w:marTop w:val="0"/>
          <w:marBottom w:val="0"/>
          <w:divBdr>
            <w:top w:val="none" w:sz="0" w:space="0" w:color="auto"/>
            <w:left w:val="none" w:sz="0" w:space="0" w:color="auto"/>
            <w:bottom w:val="none" w:sz="0" w:space="0" w:color="auto"/>
            <w:right w:val="none" w:sz="0" w:space="0" w:color="auto"/>
          </w:divBdr>
        </w:div>
        <w:div w:id="262147955">
          <w:marLeft w:val="0"/>
          <w:marRight w:val="0"/>
          <w:marTop w:val="0"/>
          <w:marBottom w:val="0"/>
          <w:divBdr>
            <w:top w:val="none" w:sz="0" w:space="0" w:color="auto"/>
            <w:left w:val="none" w:sz="0" w:space="0" w:color="auto"/>
            <w:bottom w:val="none" w:sz="0" w:space="0" w:color="auto"/>
            <w:right w:val="none" w:sz="0" w:space="0" w:color="auto"/>
          </w:divBdr>
        </w:div>
        <w:div w:id="977295329">
          <w:marLeft w:val="0"/>
          <w:marRight w:val="0"/>
          <w:marTop w:val="0"/>
          <w:marBottom w:val="0"/>
          <w:divBdr>
            <w:top w:val="none" w:sz="0" w:space="0" w:color="auto"/>
            <w:left w:val="none" w:sz="0" w:space="0" w:color="auto"/>
            <w:bottom w:val="none" w:sz="0" w:space="0" w:color="auto"/>
            <w:right w:val="none" w:sz="0" w:space="0" w:color="auto"/>
          </w:divBdr>
        </w:div>
        <w:div w:id="97529441">
          <w:marLeft w:val="0"/>
          <w:marRight w:val="0"/>
          <w:marTop w:val="0"/>
          <w:marBottom w:val="0"/>
          <w:divBdr>
            <w:top w:val="none" w:sz="0" w:space="0" w:color="auto"/>
            <w:left w:val="none" w:sz="0" w:space="0" w:color="auto"/>
            <w:bottom w:val="none" w:sz="0" w:space="0" w:color="auto"/>
            <w:right w:val="none" w:sz="0" w:space="0" w:color="auto"/>
          </w:divBdr>
        </w:div>
        <w:div w:id="1574268963">
          <w:marLeft w:val="0"/>
          <w:marRight w:val="0"/>
          <w:marTop w:val="0"/>
          <w:marBottom w:val="0"/>
          <w:divBdr>
            <w:top w:val="none" w:sz="0" w:space="0" w:color="auto"/>
            <w:left w:val="none" w:sz="0" w:space="0" w:color="auto"/>
            <w:bottom w:val="none" w:sz="0" w:space="0" w:color="auto"/>
            <w:right w:val="none" w:sz="0" w:space="0" w:color="auto"/>
          </w:divBdr>
        </w:div>
        <w:div w:id="671298215">
          <w:marLeft w:val="0"/>
          <w:marRight w:val="0"/>
          <w:marTop w:val="0"/>
          <w:marBottom w:val="0"/>
          <w:divBdr>
            <w:top w:val="none" w:sz="0" w:space="0" w:color="auto"/>
            <w:left w:val="none" w:sz="0" w:space="0" w:color="auto"/>
            <w:bottom w:val="none" w:sz="0" w:space="0" w:color="auto"/>
            <w:right w:val="none" w:sz="0" w:space="0" w:color="auto"/>
          </w:divBdr>
        </w:div>
        <w:div w:id="1156648520">
          <w:marLeft w:val="0"/>
          <w:marRight w:val="0"/>
          <w:marTop w:val="0"/>
          <w:marBottom w:val="0"/>
          <w:divBdr>
            <w:top w:val="none" w:sz="0" w:space="0" w:color="auto"/>
            <w:left w:val="none" w:sz="0" w:space="0" w:color="auto"/>
            <w:bottom w:val="none" w:sz="0" w:space="0" w:color="auto"/>
            <w:right w:val="none" w:sz="0" w:space="0" w:color="auto"/>
          </w:divBdr>
        </w:div>
        <w:div w:id="1632320396">
          <w:marLeft w:val="0"/>
          <w:marRight w:val="0"/>
          <w:marTop w:val="0"/>
          <w:marBottom w:val="0"/>
          <w:divBdr>
            <w:top w:val="none" w:sz="0" w:space="0" w:color="auto"/>
            <w:left w:val="none" w:sz="0" w:space="0" w:color="auto"/>
            <w:bottom w:val="none" w:sz="0" w:space="0" w:color="auto"/>
            <w:right w:val="none" w:sz="0" w:space="0" w:color="auto"/>
          </w:divBdr>
        </w:div>
        <w:div w:id="1920863489">
          <w:marLeft w:val="0"/>
          <w:marRight w:val="0"/>
          <w:marTop w:val="0"/>
          <w:marBottom w:val="0"/>
          <w:divBdr>
            <w:top w:val="none" w:sz="0" w:space="0" w:color="auto"/>
            <w:left w:val="none" w:sz="0" w:space="0" w:color="auto"/>
            <w:bottom w:val="none" w:sz="0" w:space="0" w:color="auto"/>
            <w:right w:val="none" w:sz="0" w:space="0" w:color="auto"/>
          </w:divBdr>
        </w:div>
        <w:div w:id="2110351715">
          <w:marLeft w:val="0"/>
          <w:marRight w:val="0"/>
          <w:marTop w:val="0"/>
          <w:marBottom w:val="0"/>
          <w:divBdr>
            <w:top w:val="none" w:sz="0" w:space="0" w:color="auto"/>
            <w:left w:val="none" w:sz="0" w:space="0" w:color="auto"/>
            <w:bottom w:val="none" w:sz="0" w:space="0" w:color="auto"/>
            <w:right w:val="none" w:sz="0" w:space="0" w:color="auto"/>
          </w:divBdr>
        </w:div>
        <w:div w:id="797457771">
          <w:marLeft w:val="0"/>
          <w:marRight w:val="0"/>
          <w:marTop w:val="0"/>
          <w:marBottom w:val="0"/>
          <w:divBdr>
            <w:top w:val="none" w:sz="0" w:space="0" w:color="auto"/>
            <w:left w:val="none" w:sz="0" w:space="0" w:color="auto"/>
            <w:bottom w:val="none" w:sz="0" w:space="0" w:color="auto"/>
            <w:right w:val="none" w:sz="0" w:space="0" w:color="auto"/>
          </w:divBdr>
        </w:div>
        <w:div w:id="1189874460">
          <w:marLeft w:val="0"/>
          <w:marRight w:val="0"/>
          <w:marTop w:val="0"/>
          <w:marBottom w:val="0"/>
          <w:divBdr>
            <w:top w:val="none" w:sz="0" w:space="0" w:color="auto"/>
            <w:left w:val="none" w:sz="0" w:space="0" w:color="auto"/>
            <w:bottom w:val="none" w:sz="0" w:space="0" w:color="auto"/>
            <w:right w:val="none" w:sz="0" w:space="0" w:color="auto"/>
          </w:divBdr>
        </w:div>
        <w:div w:id="865287982">
          <w:marLeft w:val="0"/>
          <w:marRight w:val="0"/>
          <w:marTop w:val="0"/>
          <w:marBottom w:val="0"/>
          <w:divBdr>
            <w:top w:val="none" w:sz="0" w:space="0" w:color="auto"/>
            <w:left w:val="none" w:sz="0" w:space="0" w:color="auto"/>
            <w:bottom w:val="none" w:sz="0" w:space="0" w:color="auto"/>
            <w:right w:val="none" w:sz="0" w:space="0" w:color="auto"/>
          </w:divBdr>
        </w:div>
        <w:div w:id="1441872228">
          <w:marLeft w:val="0"/>
          <w:marRight w:val="0"/>
          <w:marTop w:val="0"/>
          <w:marBottom w:val="0"/>
          <w:divBdr>
            <w:top w:val="none" w:sz="0" w:space="0" w:color="auto"/>
            <w:left w:val="none" w:sz="0" w:space="0" w:color="auto"/>
            <w:bottom w:val="none" w:sz="0" w:space="0" w:color="auto"/>
            <w:right w:val="none" w:sz="0" w:space="0" w:color="auto"/>
          </w:divBdr>
        </w:div>
        <w:div w:id="1055667751">
          <w:marLeft w:val="0"/>
          <w:marRight w:val="0"/>
          <w:marTop w:val="0"/>
          <w:marBottom w:val="0"/>
          <w:divBdr>
            <w:top w:val="none" w:sz="0" w:space="0" w:color="auto"/>
            <w:left w:val="none" w:sz="0" w:space="0" w:color="auto"/>
            <w:bottom w:val="none" w:sz="0" w:space="0" w:color="auto"/>
            <w:right w:val="none" w:sz="0" w:space="0" w:color="auto"/>
          </w:divBdr>
        </w:div>
        <w:div w:id="80218429">
          <w:marLeft w:val="0"/>
          <w:marRight w:val="0"/>
          <w:marTop w:val="0"/>
          <w:marBottom w:val="0"/>
          <w:divBdr>
            <w:top w:val="none" w:sz="0" w:space="0" w:color="auto"/>
            <w:left w:val="none" w:sz="0" w:space="0" w:color="auto"/>
            <w:bottom w:val="none" w:sz="0" w:space="0" w:color="auto"/>
            <w:right w:val="none" w:sz="0" w:space="0" w:color="auto"/>
          </w:divBdr>
        </w:div>
        <w:div w:id="1808233110">
          <w:marLeft w:val="0"/>
          <w:marRight w:val="0"/>
          <w:marTop w:val="0"/>
          <w:marBottom w:val="0"/>
          <w:divBdr>
            <w:top w:val="none" w:sz="0" w:space="0" w:color="auto"/>
            <w:left w:val="none" w:sz="0" w:space="0" w:color="auto"/>
            <w:bottom w:val="none" w:sz="0" w:space="0" w:color="auto"/>
            <w:right w:val="none" w:sz="0" w:space="0" w:color="auto"/>
          </w:divBdr>
        </w:div>
        <w:div w:id="2135251071">
          <w:marLeft w:val="0"/>
          <w:marRight w:val="0"/>
          <w:marTop w:val="0"/>
          <w:marBottom w:val="0"/>
          <w:divBdr>
            <w:top w:val="none" w:sz="0" w:space="0" w:color="auto"/>
            <w:left w:val="none" w:sz="0" w:space="0" w:color="auto"/>
            <w:bottom w:val="none" w:sz="0" w:space="0" w:color="auto"/>
            <w:right w:val="none" w:sz="0" w:space="0" w:color="auto"/>
          </w:divBdr>
        </w:div>
        <w:div w:id="392630090">
          <w:marLeft w:val="0"/>
          <w:marRight w:val="0"/>
          <w:marTop w:val="0"/>
          <w:marBottom w:val="0"/>
          <w:divBdr>
            <w:top w:val="none" w:sz="0" w:space="0" w:color="auto"/>
            <w:left w:val="none" w:sz="0" w:space="0" w:color="auto"/>
            <w:bottom w:val="none" w:sz="0" w:space="0" w:color="auto"/>
            <w:right w:val="none" w:sz="0" w:space="0" w:color="auto"/>
          </w:divBdr>
        </w:div>
        <w:div w:id="439956260">
          <w:marLeft w:val="0"/>
          <w:marRight w:val="0"/>
          <w:marTop w:val="0"/>
          <w:marBottom w:val="0"/>
          <w:divBdr>
            <w:top w:val="none" w:sz="0" w:space="0" w:color="auto"/>
            <w:left w:val="none" w:sz="0" w:space="0" w:color="auto"/>
            <w:bottom w:val="none" w:sz="0" w:space="0" w:color="auto"/>
            <w:right w:val="none" w:sz="0" w:space="0" w:color="auto"/>
          </w:divBdr>
        </w:div>
        <w:div w:id="319118772">
          <w:marLeft w:val="0"/>
          <w:marRight w:val="0"/>
          <w:marTop w:val="0"/>
          <w:marBottom w:val="0"/>
          <w:divBdr>
            <w:top w:val="none" w:sz="0" w:space="0" w:color="auto"/>
            <w:left w:val="none" w:sz="0" w:space="0" w:color="auto"/>
            <w:bottom w:val="none" w:sz="0" w:space="0" w:color="auto"/>
            <w:right w:val="none" w:sz="0" w:space="0" w:color="auto"/>
          </w:divBdr>
        </w:div>
        <w:div w:id="1844853189">
          <w:marLeft w:val="0"/>
          <w:marRight w:val="0"/>
          <w:marTop w:val="0"/>
          <w:marBottom w:val="0"/>
          <w:divBdr>
            <w:top w:val="none" w:sz="0" w:space="0" w:color="auto"/>
            <w:left w:val="none" w:sz="0" w:space="0" w:color="auto"/>
            <w:bottom w:val="none" w:sz="0" w:space="0" w:color="auto"/>
            <w:right w:val="none" w:sz="0" w:space="0" w:color="auto"/>
          </w:divBdr>
        </w:div>
        <w:div w:id="1637948331">
          <w:marLeft w:val="0"/>
          <w:marRight w:val="0"/>
          <w:marTop w:val="0"/>
          <w:marBottom w:val="0"/>
          <w:divBdr>
            <w:top w:val="none" w:sz="0" w:space="0" w:color="auto"/>
            <w:left w:val="none" w:sz="0" w:space="0" w:color="auto"/>
            <w:bottom w:val="none" w:sz="0" w:space="0" w:color="auto"/>
            <w:right w:val="none" w:sz="0" w:space="0" w:color="auto"/>
          </w:divBdr>
        </w:div>
        <w:div w:id="232934608">
          <w:marLeft w:val="0"/>
          <w:marRight w:val="0"/>
          <w:marTop w:val="0"/>
          <w:marBottom w:val="0"/>
          <w:divBdr>
            <w:top w:val="none" w:sz="0" w:space="0" w:color="auto"/>
            <w:left w:val="none" w:sz="0" w:space="0" w:color="auto"/>
            <w:bottom w:val="none" w:sz="0" w:space="0" w:color="auto"/>
            <w:right w:val="none" w:sz="0" w:space="0" w:color="auto"/>
          </w:divBdr>
        </w:div>
        <w:div w:id="1633712455">
          <w:marLeft w:val="0"/>
          <w:marRight w:val="0"/>
          <w:marTop w:val="0"/>
          <w:marBottom w:val="0"/>
          <w:divBdr>
            <w:top w:val="none" w:sz="0" w:space="0" w:color="auto"/>
            <w:left w:val="none" w:sz="0" w:space="0" w:color="auto"/>
            <w:bottom w:val="none" w:sz="0" w:space="0" w:color="auto"/>
            <w:right w:val="none" w:sz="0" w:space="0" w:color="auto"/>
          </w:divBdr>
        </w:div>
        <w:div w:id="836385083">
          <w:marLeft w:val="0"/>
          <w:marRight w:val="0"/>
          <w:marTop w:val="0"/>
          <w:marBottom w:val="0"/>
          <w:divBdr>
            <w:top w:val="none" w:sz="0" w:space="0" w:color="auto"/>
            <w:left w:val="none" w:sz="0" w:space="0" w:color="auto"/>
            <w:bottom w:val="none" w:sz="0" w:space="0" w:color="auto"/>
            <w:right w:val="none" w:sz="0" w:space="0" w:color="auto"/>
          </w:divBdr>
        </w:div>
      </w:divsChild>
    </w:div>
    <w:div w:id="639311207">
      <w:bodyDiv w:val="1"/>
      <w:marLeft w:val="0"/>
      <w:marRight w:val="0"/>
      <w:marTop w:val="0"/>
      <w:marBottom w:val="0"/>
      <w:divBdr>
        <w:top w:val="none" w:sz="0" w:space="0" w:color="auto"/>
        <w:left w:val="none" w:sz="0" w:space="0" w:color="auto"/>
        <w:bottom w:val="none" w:sz="0" w:space="0" w:color="auto"/>
        <w:right w:val="none" w:sz="0" w:space="0" w:color="auto"/>
      </w:divBdr>
      <w:divsChild>
        <w:div w:id="1440443882">
          <w:marLeft w:val="0"/>
          <w:marRight w:val="0"/>
          <w:marTop w:val="300"/>
          <w:marBottom w:val="0"/>
          <w:divBdr>
            <w:top w:val="none" w:sz="0" w:space="0" w:color="auto"/>
            <w:left w:val="none" w:sz="0" w:space="0" w:color="auto"/>
            <w:bottom w:val="none" w:sz="0" w:space="0" w:color="auto"/>
            <w:right w:val="none" w:sz="0" w:space="0" w:color="auto"/>
          </w:divBdr>
          <w:divsChild>
            <w:div w:id="1818373152">
              <w:marLeft w:val="0"/>
              <w:marRight w:val="0"/>
              <w:marTop w:val="0"/>
              <w:marBottom w:val="0"/>
              <w:divBdr>
                <w:top w:val="none" w:sz="0" w:space="0" w:color="auto"/>
                <w:left w:val="none" w:sz="0" w:space="0" w:color="auto"/>
                <w:bottom w:val="none" w:sz="0" w:space="0" w:color="auto"/>
                <w:right w:val="none" w:sz="0" w:space="0" w:color="auto"/>
              </w:divBdr>
              <w:divsChild>
                <w:div w:id="19065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5887">
          <w:marLeft w:val="0"/>
          <w:marRight w:val="0"/>
          <w:marTop w:val="0"/>
          <w:marBottom w:val="300"/>
          <w:divBdr>
            <w:top w:val="none" w:sz="0" w:space="0" w:color="auto"/>
            <w:left w:val="none" w:sz="0" w:space="0" w:color="auto"/>
            <w:bottom w:val="none" w:sz="0" w:space="0" w:color="auto"/>
            <w:right w:val="none" w:sz="0" w:space="0" w:color="auto"/>
          </w:divBdr>
          <w:divsChild>
            <w:div w:id="715663930">
              <w:marLeft w:val="0"/>
              <w:marRight w:val="0"/>
              <w:marTop w:val="0"/>
              <w:marBottom w:val="0"/>
              <w:divBdr>
                <w:top w:val="none" w:sz="0" w:space="0" w:color="auto"/>
                <w:left w:val="none" w:sz="0" w:space="0" w:color="auto"/>
                <w:bottom w:val="none" w:sz="0" w:space="0" w:color="auto"/>
                <w:right w:val="none" w:sz="0" w:space="0" w:color="auto"/>
              </w:divBdr>
              <w:divsChild>
                <w:div w:id="1237007749">
                  <w:marLeft w:val="0"/>
                  <w:marRight w:val="0"/>
                  <w:marTop w:val="0"/>
                  <w:marBottom w:val="0"/>
                  <w:divBdr>
                    <w:top w:val="none" w:sz="0" w:space="0" w:color="auto"/>
                    <w:left w:val="none" w:sz="0" w:space="0" w:color="auto"/>
                    <w:bottom w:val="none" w:sz="0" w:space="0" w:color="auto"/>
                    <w:right w:val="none" w:sz="0" w:space="0" w:color="auto"/>
                  </w:divBdr>
                  <w:divsChild>
                    <w:div w:id="107879563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60084132">
      <w:bodyDiv w:val="1"/>
      <w:marLeft w:val="0"/>
      <w:marRight w:val="0"/>
      <w:marTop w:val="0"/>
      <w:marBottom w:val="0"/>
      <w:divBdr>
        <w:top w:val="none" w:sz="0" w:space="0" w:color="auto"/>
        <w:left w:val="none" w:sz="0" w:space="0" w:color="auto"/>
        <w:bottom w:val="none" w:sz="0" w:space="0" w:color="auto"/>
        <w:right w:val="none" w:sz="0" w:space="0" w:color="auto"/>
      </w:divBdr>
      <w:divsChild>
        <w:div w:id="1029645863">
          <w:marLeft w:val="0"/>
          <w:marRight w:val="0"/>
          <w:marTop w:val="0"/>
          <w:marBottom w:val="225"/>
          <w:divBdr>
            <w:top w:val="none" w:sz="0" w:space="0" w:color="auto"/>
            <w:left w:val="none" w:sz="0" w:space="0" w:color="auto"/>
            <w:bottom w:val="none" w:sz="0" w:space="0" w:color="auto"/>
            <w:right w:val="none" w:sz="0" w:space="0" w:color="auto"/>
          </w:divBdr>
          <w:divsChild>
            <w:div w:id="1437865266">
              <w:marLeft w:val="0"/>
              <w:marRight w:val="0"/>
              <w:marTop w:val="0"/>
              <w:marBottom w:val="0"/>
              <w:divBdr>
                <w:top w:val="none" w:sz="0" w:space="0" w:color="auto"/>
                <w:left w:val="none" w:sz="0" w:space="0" w:color="auto"/>
                <w:bottom w:val="none" w:sz="0" w:space="0" w:color="auto"/>
                <w:right w:val="none" w:sz="0" w:space="0" w:color="auto"/>
              </w:divBdr>
              <w:divsChild>
                <w:div w:id="1414356587">
                  <w:marLeft w:val="0"/>
                  <w:marRight w:val="0"/>
                  <w:marTop w:val="0"/>
                  <w:marBottom w:val="0"/>
                  <w:divBdr>
                    <w:top w:val="none" w:sz="0" w:space="0" w:color="auto"/>
                    <w:left w:val="none" w:sz="0" w:space="0" w:color="auto"/>
                    <w:bottom w:val="none" w:sz="0" w:space="0" w:color="auto"/>
                    <w:right w:val="none" w:sz="0" w:space="0" w:color="auto"/>
                  </w:divBdr>
                  <w:divsChild>
                    <w:div w:id="1758480713">
                      <w:marLeft w:val="0"/>
                      <w:marRight w:val="0"/>
                      <w:marTop w:val="0"/>
                      <w:marBottom w:val="0"/>
                      <w:divBdr>
                        <w:top w:val="none" w:sz="0" w:space="0" w:color="auto"/>
                        <w:left w:val="none" w:sz="0" w:space="0" w:color="auto"/>
                        <w:bottom w:val="none" w:sz="0" w:space="0" w:color="auto"/>
                        <w:right w:val="none" w:sz="0" w:space="0" w:color="auto"/>
                      </w:divBdr>
                    </w:div>
                    <w:div w:id="564922985">
                      <w:marLeft w:val="0"/>
                      <w:marRight w:val="0"/>
                      <w:marTop w:val="0"/>
                      <w:marBottom w:val="0"/>
                      <w:divBdr>
                        <w:top w:val="none" w:sz="0" w:space="0" w:color="auto"/>
                        <w:left w:val="none" w:sz="0" w:space="0" w:color="auto"/>
                        <w:bottom w:val="none" w:sz="0" w:space="0" w:color="auto"/>
                        <w:right w:val="none" w:sz="0" w:space="0" w:color="auto"/>
                      </w:divBdr>
                    </w:div>
                    <w:div w:id="1779985399">
                      <w:marLeft w:val="0"/>
                      <w:marRight w:val="0"/>
                      <w:marTop w:val="0"/>
                      <w:marBottom w:val="0"/>
                      <w:divBdr>
                        <w:top w:val="none" w:sz="0" w:space="0" w:color="auto"/>
                        <w:left w:val="none" w:sz="0" w:space="0" w:color="auto"/>
                        <w:bottom w:val="none" w:sz="0" w:space="0" w:color="auto"/>
                        <w:right w:val="none" w:sz="0" w:space="0" w:color="auto"/>
                      </w:divBdr>
                    </w:div>
                    <w:div w:id="2108575049">
                      <w:marLeft w:val="0"/>
                      <w:marRight w:val="0"/>
                      <w:marTop w:val="0"/>
                      <w:marBottom w:val="0"/>
                      <w:divBdr>
                        <w:top w:val="none" w:sz="0" w:space="0" w:color="auto"/>
                        <w:left w:val="none" w:sz="0" w:space="0" w:color="auto"/>
                        <w:bottom w:val="none" w:sz="0" w:space="0" w:color="auto"/>
                        <w:right w:val="none" w:sz="0" w:space="0" w:color="auto"/>
                      </w:divBdr>
                    </w:div>
                    <w:div w:id="33696245">
                      <w:marLeft w:val="0"/>
                      <w:marRight w:val="0"/>
                      <w:marTop w:val="0"/>
                      <w:marBottom w:val="0"/>
                      <w:divBdr>
                        <w:top w:val="none" w:sz="0" w:space="0" w:color="auto"/>
                        <w:left w:val="none" w:sz="0" w:space="0" w:color="auto"/>
                        <w:bottom w:val="none" w:sz="0" w:space="0" w:color="auto"/>
                        <w:right w:val="none" w:sz="0" w:space="0" w:color="auto"/>
                      </w:divBdr>
                    </w:div>
                    <w:div w:id="922252957">
                      <w:marLeft w:val="0"/>
                      <w:marRight w:val="0"/>
                      <w:marTop w:val="0"/>
                      <w:marBottom w:val="0"/>
                      <w:divBdr>
                        <w:top w:val="none" w:sz="0" w:space="0" w:color="auto"/>
                        <w:left w:val="none" w:sz="0" w:space="0" w:color="auto"/>
                        <w:bottom w:val="none" w:sz="0" w:space="0" w:color="auto"/>
                        <w:right w:val="none" w:sz="0" w:space="0" w:color="auto"/>
                      </w:divBdr>
                    </w:div>
                    <w:div w:id="32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0159">
          <w:marLeft w:val="0"/>
          <w:marRight w:val="0"/>
          <w:marTop w:val="0"/>
          <w:marBottom w:val="225"/>
          <w:divBdr>
            <w:top w:val="none" w:sz="0" w:space="0" w:color="auto"/>
            <w:left w:val="none" w:sz="0" w:space="0" w:color="auto"/>
            <w:bottom w:val="none" w:sz="0" w:space="0" w:color="auto"/>
            <w:right w:val="none" w:sz="0" w:space="0" w:color="auto"/>
          </w:divBdr>
          <w:divsChild>
            <w:div w:id="1307398580">
              <w:marLeft w:val="0"/>
              <w:marRight w:val="0"/>
              <w:marTop w:val="0"/>
              <w:marBottom w:val="0"/>
              <w:divBdr>
                <w:top w:val="none" w:sz="0" w:space="0" w:color="auto"/>
                <w:left w:val="none" w:sz="0" w:space="0" w:color="auto"/>
                <w:bottom w:val="none" w:sz="0" w:space="0" w:color="auto"/>
                <w:right w:val="none" w:sz="0" w:space="0" w:color="auto"/>
              </w:divBdr>
              <w:divsChild>
                <w:div w:id="782529830">
                  <w:marLeft w:val="0"/>
                  <w:marRight w:val="0"/>
                  <w:marTop w:val="0"/>
                  <w:marBottom w:val="0"/>
                  <w:divBdr>
                    <w:top w:val="none" w:sz="0" w:space="0" w:color="auto"/>
                    <w:left w:val="none" w:sz="0" w:space="0" w:color="auto"/>
                    <w:bottom w:val="none" w:sz="0" w:space="0" w:color="auto"/>
                    <w:right w:val="none" w:sz="0" w:space="0" w:color="auto"/>
                  </w:divBdr>
                  <w:divsChild>
                    <w:div w:id="815803091">
                      <w:marLeft w:val="0"/>
                      <w:marRight w:val="0"/>
                      <w:marTop w:val="0"/>
                      <w:marBottom w:val="0"/>
                      <w:divBdr>
                        <w:top w:val="none" w:sz="0" w:space="0" w:color="auto"/>
                        <w:left w:val="none" w:sz="0" w:space="0" w:color="auto"/>
                        <w:bottom w:val="none" w:sz="0" w:space="0" w:color="auto"/>
                        <w:right w:val="none" w:sz="0" w:space="0" w:color="auto"/>
                      </w:divBdr>
                    </w:div>
                    <w:div w:id="20413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9000">
          <w:marLeft w:val="0"/>
          <w:marRight w:val="0"/>
          <w:marTop w:val="0"/>
          <w:marBottom w:val="225"/>
          <w:divBdr>
            <w:top w:val="none" w:sz="0" w:space="0" w:color="auto"/>
            <w:left w:val="none" w:sz="0" w:space="0" w:color="auto"/>
            <w:bottom w:val="none" w:sz="0" w:space="0" w:color="auto"/>
            <w:right w:val="none" w:sz="0" w:space="0" w:color="auto"/>
          </w:divBdr>
          <w:divsChild>
            <w:div w:id="1112474429">
              <w:marLeft w:val="0"/>
              <w:marRight w:val="0"/>
              <w:marTop w:val="0"/>
              <w:marBottom w:val="0"/>
              <w:divBdr>
                <w:top w:val="none" w:sz="0" w:space="0" w:color="auto"/>
                <w:left w:val="none" w:sz="0" w:space="0" w:color="auto"/>
                <w:bottom w:val="none" w:sz="0" w:space="0" w:color="auto"/>
                <w:right w:val="none" w:sz="0" w:space="0" w:color="auto"/>
              </w:divBdr>
              <w:divsChild>
                <w:div w:id="1637030028">
                  <w:marLeft w:val="0"/>
                  <w:marRight w:val="0"/>
                  <w:marTop w:val="0"/>
                  <w:marBottom w:val="0"/>
                  <w:divBdr>
                    <w:top w:val="none" w:sz="0" w:space="0" w:color="auto"/>
                    <w:left w:val="none" w:sz="0" w:space="0" w:color="auto"/>
                    <w:bottom w:val="none" w:sz="0" w:space="0" w:color="auto"/>
                    <w:right w:val="none" w:sz="0" w:space="0" w:color="auto"/>
                  </w:divBdr>
                  <w:divsChild>
                    <w:div w:id="1185941490">
                      <w:marLeft w:val="0"/>
                      <w:marRight w:val="0"/>
                      <w:marTop w:val="0"/>
                      <w:marBottom w:val="0"/>
                      <w:divBdr>
                        <w:top w:val="none" w:sz="0" w:space="0" w:color="auto"/>
                        <w:left w:val="none" w:sz="0" w:space="0" w:color="auto"/>
                        <w:bottom w:val="none" w:sz="0" w:space="0" w:color="auto"/>
                        <w:right w:val="none" w:sz="0" w:space="0" w:color="auto"/>
                      </w:divBdr>
                    </w:div>
                    <w:div w:id="1811436664">
                      <w:marLeft w:val="0"/>
                      <w:marRight w:val="0"/>
                      <w:marTop w:val="0"/>
                      <w:marBottom w:val="0"/>
                      <w:divBdr>
                        <w:top w:val="none" w:sz="0" w:space="0" w:color="auto"/>
                        <w:left w:val="none" w:sz="0" w:space="0" w:color="auto"/>
                        <w:bottom w:val="none" w:sz="0" w:space="0" w:color="auto"/>
                        <w:right w:val="none" w:sz="0" w:space="0" w:color="auto"/>
                      </w:divBdr>
                    </w:div>
                    <w:div w:id="368605871">
                      <w:marLeft w:val="0"/>
                      <w:marRight w:val="0"/>
                      <w:marTop w:val="0"/>
                      <w:marBottom w:val="0"/>
                      <w:divBdr>
                        <w:top w:val="none" w:sz="0" w:space="0" w:color="auto"/>
                        <w:left w:val="none" w:sz="0" w:space="0" w:color="auto"/>
                        <w:bottom w:val="none" w:sz="0" w:space="0" w:color="auto"/>
                        <w:right w:val="none" w:sz="0" w:space="0" w:color="auto"/>
                      </w:divBdr>
                    </w:div>
                    <w:div w:id="780033290">
                      <w:marLeft w:val="0"/>
                      <w:marRight w:val="0"/>
                      <w:marTop w:val="0"/>
                      <w:marBottom w:val="0"/>
                      <w:divBdr>
                        <w:top w:val="none" w:sz="0" w:space="0" w:color="auto"/>
                        <w:left w:val="none" w:sz="0" w:space="0" w:color="auto"/>
                        <w:bottom w:val="none" w:sz="0" w:space="0" w:color="auto"/>
                        <w:right w:val="none" w:sz="0" w:space="0" w:color="auto"/>
                      </w:divBdr>
                    </w:div>
                    <w:div w:id="1549680182">
                      <w:marLeft w:val="0"/>
                      <w:marRight w:val="0"/>
                      <w:marTop w:val="0"/>
                      <w:marBottom w:val="0"/>
                      <w:divBdr>
                        <w:top w:val="none" w:sz="0" w:space="0" w:color="auto"/>
                        <w:left w:val="none" w:sz="0" w:space="0" w:color="auto"/>
                        <w:bottom w:val="none" w:sz="0" w:space="0" w:color="auto"/>
                        <w:right w:val="none" w:sz="0" w:space="0" w:color="auto"/>
                      </w:divBdr>
                    </w:div>
                    <w:div w:id="1138497762">
                      <w:marLeft w:val="0"/>
                      <w:marRight w:val="0"/>
                      <w:marTop w:val="0"/>
                      <w:marBottom w:val="0"/>
                      <w:divBdr>
                        <w:top w:val="none" w:sz="0" w:space="0" w:color="auto"/>
                        <w:left w:val="none" w:sz="0" w:space="0" w:color="auto"/>
                        <w:bottom w:val="none" w:sz="0" w:space="0" w:color="auto"/>
                        <w:right w:val="none" w:sz="0" w:space="0" w:color="auto"/>
                      </w:divBdr>
                    </w:div>
                    <w:div w:id="599876623">
                      <w:marLeft w:val="0"/>
                      <w:marRight w:val="0"/>
                      <w:marTop w:val="0"/>
                      <w:marBottom w:val="0"/>
                      <w:divBdr>
                        <w:top w:val="none" w:sz="0" w:space="0" w:color="auto"/>
                        <w:left w:val="none" w:sz="0" w:space="0" w:color="auto"/>
                        <w:bottom w:val="none" w:sz="0" w:space="0" w:color="auto"/>
                        <w:right w:val="none" w:sz="0" w:space="0" w:color="auto"/>
                      </w:divBdr>
                    </w:div>
                    <w:div w:id="745956742">
                      <w:marLeft w:val="0"/>
                      <w:marRight w:val="0"/>
                      <w:marTop w:val="0"/>
                      <w:marBottom w:val="0"/>
                      <w:divBdr>
                        <w:top w:val="none" w:sz="0" w:space="0" w:color="auto"/>
                        <w:left w:val="none" w:sz="0" w:space="0" w:color="auto"/>
                        <w:bottom w:val="none" w:sz="0" w:space="0" w:color="auto"/>
                        <w:right w:val="none" w:sz="0" w:space="0" w:color="auto"/>
                      </w:divBdr>
                    </w:div>
                    <w:div w:id="21282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4972">
          <w:marLeft w:val="0"/>
          <w:marRight w:val="0"/>
          <w:marTop w:val="0"/>
          <w:marBottom w:val="225"/>
          <w:divBdr>
            <w:top w:val="none" w:sz="0" w:space="0" w:color="auto"/>
            <w:left w:val="none" w:sz="0" w:space="0" w:color="auto"/>
            <w:bottom w:val="none" w:sz="0" w:space="0" w:color="auto"/>
            <w:right w:val="none" w:sz="0" w:space="0" w:color="auto"/>
          </w:divBdr>
          <w:divsChild>
            <w:div w:id="1080953993">
              <w:marLeft w:val="0"/>
              <w:marRight w:val="0"/>
              <w:marTop w:val="0"/>
              <w:marBottom w:val="0"/>
              <w:divBdr>
                <w:top w:val="none" w:sz="0" w:space="0" w:color="auto"/>
                <w:left w:val="none" w:sz="0" w:space="0" w:color="auto"/>
                <w:bottom w:val="none" w:sz="0" w:space="0" w:color="auto"/>
                <w:right w:val="none" w:sz="0" w:space="0" w:color="auto"/>
              </w:divBdr>
              <w:divsChild>
                <w:div w:id="533928049">
                  <w:marLeft w:val="0"/>
                  <w:marRight w:val="0"/>
                  <w:marTop w:val="0"/>
                  <w:marBottom w:val="0"/>
                  <w:divBdr>
                    <w:top w:val="none" w:sz="0" w:space="0" w:color="auto"/>
                    <w:left w:val="none" w:sz="0" w:space="0" w:color="auto"/>
                    <w:bottom w:val="none" w:sz="0" w:space="0" w:color="auto"/>
                    <w:right w:val="none" w:sz="0" w:space="0" w:color="auto"/>
                  </w:divBdr>
                  <w:divsChild>
                    <w:div w:id="880285169">
                      <w:marLeft w:val="0"/>
                      <w:marRight w:val="0"/>
                      <w:marTop w:val="0"/>
                      <w:marBottom w:val="0"/>
                      <w:divBdr>
                        <w:top w:val="none" w:sz="0" w:space="0" w:color="auto"/>
                        <w:left w:val="none" w:sz="0" w:space="0" w:color="auto"/>
                        <w:bottom w:val="none" w:sz="0" w:space="0" w:color="auto"/>
                        <w:right w:val="none" w:sz="0" w:space="0" w:color="auto"/>
                      </w:divBdr>
                    </w:div>
                    <w:div w:id="1378041437">
                      <w:marLeft w:val="0"/>
                      <w:marRight w:val="0"/>
                      <w:marTop w:val="0"/>
                      <w:marBottom w:val="0"/>
                      <w:divBdr>
                        <w:top w:val="none" w:sz="0" w:space="0" w:color="auto"/>
                        <w:left w:val="none" w:sz="0" w:space="0" w:color="auto"/>
                        <w:bottom w:val="none" w:sz="0" w:space="0" w:color="auto"/>
                        <w:right w:val="none" w:sz="0" w:space="0" w:color="auto"/>
                      </w:divBdr>
                    </w:div>
                    <w:div w:id="5516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4990">
          <w:marLeft w:val="0"/>
          <w:marRight w:val="0"/>
          <w:marTop w:val="0"/>
          <w:marBottom w:val="225"/>
          <w:divBdr>
            <w:top w:val="none" w:sz="0" w:space="0" w:color="auto"/>
            <w:left w:val="none" w:sz="0" w:space="0" w:color="auto"/>
            <w:bottom w:val="none" w:sz="0" w:space="0" w:color="auto"/>
            <w:right w:val="none" w:sz="0" w:space="0" w:color="auto"/>
          </w:divBdr>
          <w:divsChild>
            <w:div w:id="762149565">
              <w:marLeft w:val="0"/>
              <w:marRight w:val="0"/>
              <w:marTop w:val="0"/>
              <w:marBottom w:val="0"/>
              <w:divBdr>
                <w:top w:val="none" w:sz="0" w:space="0" w:color="auto"/>
                <w:left w:val="none" w:sz="0" w:space="0" w:color="auto"/>
                <w:bottom w:val="none" w:sz="0" w:space="0" w:color="auto"/>
                <w:right w:val="none" w:sz="0" w:space="0" w:color="auto"/>
              </w:divBdr>
              <w:divsChild>
                <w:div w:id="1253201714">
                  <w:marLeft w:val="0"/>
                  <w:marRight w:val="0"/>
                  <w:marTop w:val="0"/>
                  <w:marBottom w:val="0"/>
                  <w:divBdr>
                    <w:top w:val="none" w:sz="0" w:space="0" w:color="auto"/>
                    <w:left w:val="none" w:sz="0" w:space="0" w:color="auto"/>
                    <w:bottom w:val="none" w:sz="0" w:space="0" w:color="auto"/>
                    <w:right w:val="none" w:sz="0" w:space="0" w:color="auto"/>
                  </w:divBdr>
                  <w:divsChild>
                    <w:div w:id="1193493484">
                      <w:marLeft w:val="0"/>
                      <w:marRight w:val="0"/>
                      <w:marTop w:val="0"/>
                      <w:marBottom w:val="0"/>
                      <w:divBdr>
                        <w:top w:val="none" w:sz="0" w:space="0" w:color="auto"/>
                        <w:left w:val="none" w:sz="0" w:space="0" w:color="auto"/>
                        <w:bottom w:val="none" w:sz="0" w:space="0" w:color="auto"/>
                        <w:right w:val="none" w:sz="0" w:space="0" w:color="auto"/>
                      </w:divBdr>
                    </w:div>
                    <w:div w:id="13899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71563">
          <w:marLeft w:val="0"/>
          <w:marRight w:val="0"/>
          <w:marTop w:val="0"/>
          <w:marBottom w:val="225"/>
          <w:divBdr>
            <w:top w:val="none" w:sz="0" w:space="0" w:color="auto"/>
            <w:left w:val="none" w:sz="0" w:space="0" w:color="auto"/>
            <w:bottom w:val="none" w:sz="0" w:space="0" w:color="auto"/>
            <w:right w:val="none" w:sz="0" w:space="0" w:color="auto"/>
          </w:divBdr>
          <w:divsChild>
            <w:div w:id="322127537">
              <w:marLeft w:val="0"/>
              <w:marRight w:val="0"/>
              <w:marTop w:val="0"/>
              <w:marBottom w:val="0"/>
              <w:divBdr>
                <w:top w:val="none" w:sz="0" w:space="0" w:color="auto"/>
                <w:left w:val="none" w:sz="0" w:space="0" w:color="auto"/>
                <w:bottom w:val="none" w:sz="0" w:space="0" w:color="auto"/>
                <w:right w:val="none" w:sz="0" w:space="0" w:color="auto"/>
              </w:divBdr>
              <w:divsChild>
                <w:div w:id="473642632">
                  <w:marLeft w:val="0"/>
                  <w:marRight w:val="0"/>
                  <w:marTop w:val="0"/>
                  <w:marBottom w:val="0"/>
                  <w:divBdr>
                    <w:top w:val="none" w:sz="0" w:space="0" w:color="auto"/>
                    <w:left w:val="none" w:sz="0" w:space="0" w:color="auto"/>
                    <w:bottom w:val="none" w:sz="0" w:space="0" w:color="auto"/>
                    <w:right w:val="none" w:sz="0" w:space="0" w:color="auto"/>
                  </w:divBdr>
                  <w:divsChild>
                    <w:div w:id="65305308">
                      <w:marLeft w:val="0"/>
                      <w:marRight w:val="0"/>
                      <w:marTop w:val="0"/>
                      <w:marBottom w:val="0"/>
                      <w:divBdr>
                        <w:top w:val="none" w:sz="0" w:space="0" w:color="auto"/>
                        <w:left w:val="none" w:sz="0" w:space="0" w:color="auto"/>
                        <w:bottom w:val="none" w:sz="0" w:space="0" w:color="auto"/>
                        <w:right w:val="none" w:sz="0" w:space="0" w:color="auto"/>
                      </w:divBdr>
                    </w:div>
                    <w:div w:id="19955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3314">
          <w:marLeft w:val="0"/>
          <w:marRight w:val="0"/>
          <w:marTop w:val="0"/>
          <w:marBottom w:val="225"/>
          <w:divBdr>
            <w:top w:val="none" w:sz="0" w:space="0" w:color="auto"/>
            <w:left w:val="none" w:sz="0" w:space="0" w:color="auto"/>
            <w:bottom w:val="none" w:sz="0" w:space="0" w:color="auto"/>
            <w:right w:val="none" w:sz="0" w:space="0" w:color="auto"/>
          </w:divBdr>
          <w:divsChild>
            <w:div w:id="1061175671">
              <w:marLeft w:val="0"/>
              <w:marRight w:val="0"/>
              <w:marTop w:val="0"/>
              <w:marBottom w:val="0"/>
              <w:divBdr>
                <w:top w:val="none" w:sz="0" w:space="0" w:color="auto"/>
                <w:left w:val="none" w:sz="0" w:space="0" w:color="auto"/>
                <w:bottom w:val="none" w:sz="0" w:space="0" w:color="auto"/>
                <w:right w:val="none" w:sz="0" w:space="0" w:color="auto"/>
              </w:divBdr>
              <w:divsChild>
                <w:div w:id="444538490">
                  <w:marLeft w:val="0"/>
                  <w:marRight w:val="0"/>
                  <w:marTop w:val="0"/>
                  <w:marBottom w:val="0"/>
                  <w:divBdr>
                    <w:top w:val="none" w:sz="0" w:space="0" w:color="auto"/>
                    <w:left w:val="none" w:sz="0" w:space="0" w:color="auto"/>
                    <w:bottom w:val="none" w:sz="0" w:space="0" w:color="auto"/>
                    <w:right w:val="none" w:sz="0" w:space="0" w:color="auto"/>
                  </w:divBdr>
                  <w:divsChild>
                    <w:div w:id="1613635904">
                      <w:marLeft w:val="0"/>
                      <w:marRight w:val="0"/>
                      <w:marTop w:val="0"/>
                      <w:marBottom w:val="0"/>
                      <w:divBdr>
                        <w:top w:val="none" w:sz="0" w:space="0" w:color="auto"/>
                        <w:left w:val="none" w:sz="0" w:space="0" w:color="auto"/>
                        <w:bottom w:val="none" w:sz="0" w:space="0" w:color="auto"/>
                        <w:right w:val="none" w:sz="0" w:space="0" w:color="auto"/>
                      </w:divBdr>
                    </w:div>
                    <w:div w:id="879240696">
                      <w:marLeft w:val="0"/>
                      <w:marRight w:val="0"/>
                      <w:marTop w:val="0"/>
                      <w:marBottom w:val="0"/>
                      <w:divBdr>
                        <w:top w:val="none" w:sz="0" w:space="0" w:color="auto"/>
                        <w:left w:val="none" w:sz="0" w:space="0" w:color="auto"/>
                        <w:bottom w:val="none" w:sz="0" w:space="0" w:color="auto"/>
                        <w:right w:val="none" w:sz="0" w:space="0" w:color="auto"/>
                      </w:divBdr>
                    </w:div>
                    <w:div w:id="564725501">
                      <w:marLeft w:val="0"/>
                      <w:marRight w:val="0"/>
                      <w:marTop w:val="0"/>
                      <w:marBottom w:val="0"/>
                      <w:divBdr>
                        <w:top w:val="none" w:sz="0" w:space="0" w:color="auto"/>
                        <w:left w:val="none" w:sz="0" w:space="0" w:color="auto"/>
                        <w:bottom w:val="none" w:sz="0" w:space="0" w:color="auto"/>
                        <w:right w:val="none" w:sz="0" w:space="0" w:color="auto"/>
                      </w:divBdr>
                    </w:div>
                    <w:div w:id="689647578">
                      <w:marLeft w:val="0"/>
                      <w:marRight w:val="0"/>
                      <w:marTop w:val="0"/>
                      <w:marBottom w:val="0"/>
                      <w:divBdr>
                        <w:top w:val="none" w:sz="0" w:space="0" w:color="auto"/>
                        <w:left w:val="none" w:sz="0" w:space="0" w:color="auto"/>
                        <w:bottom w:val="none" w:sz="0" w:space="0" w:color="auto"/>
                        <w:right w:val="none" w:sz="0" w:space="0" w:color="auto"/>
                      </w:divBdr>
                    </w:div>
                    <w:div w:id="1291134576">
                      <w:marLeft w:val="0"/>
                      <w:marRight w:val="0"/>
                      <w:marTop w:val="0"/>
                      <w:marBottom w:val="0"/>
                      <w:divBdr>
                        <w:top w:val="none" w:sz="0" w:space="0" w:color="auto"/>
                        <w:left w:val="none" w:sz="0" w:space="0" w:color="auto"/>
                        <w:bottom w:val="none" w:sz="0" w:space="0" w:color="auto"/>
                        <w:right w:val="none" w:sz="0" w:space="0" w:color="auto"/>
                      </w:divBdr>
                    </w:div>
                    <w:div w:id="710501734">
                      <w:marLeft w:val="0"/>
                      <w:marRight w:val="0"/>
                      <w:marTop w:val="0"/>
                      <w:marBottom w:val="0"/>
                      <w:divBdr>
                        <w:top w:val="none" w:sz="0" w:space="0" w:color="auto"/>
                        <w:left w:val="none" w:sz="0" w:space="0" w:color="auto"/>
                        <w:bottom w:val="none" w:sz="0" w:space="0" w:color="auto"/>
                        <w:right w:val="none" w:sz="0" w:space="0" w:color="auto"/>
                      </w:divBdr>
                    </w:div>
                    <w:div w:id="640958565">
                      <w:marLeft w:val="0"/>
                      <w:marRight w:val="0"/>
                      <w:marTop w:val="0"/>
                      <w:marBottom w:val="0"/>
                      <w:divBdr>
                        <w:top w:val="none" w:sz="0" w:space="0" w:color="auto"/>
                        <w:left w:val="none" w:sz="0" w:space="0" w:color="auto"/>
                        <w:bottom w:val="none" w:sz="0" w:space="0" w:color="auto"/>
                        <w:right w:val="none" w:sz="0" w:space="0" w:color="auto"/>
                      </w:divBdr>
                    </w:div>
                    <w:div w:id="1865709812">
                      <w:marLeft w:val="0"/>
                      <w:marRight w:val="0"/>
                      <w:marTop w:val="0"/>
                      <w:marBottom w:val="0"/>
                      <w:divBdr>
                        <w:top w:val="none" w:sz="0" w:space="0" w:color="auto"/>
                        <w:left w:val="none" w:sz="0" w:space="0" w:color="auto"/>
                        <w:bottom w:val="none" w:sz="0" w:space="0" w:color="auto"/>
                        <w:right w:val="none" w:sz="0" w:space="0" w:color="auto"/>
                      </w:divBdr>
                    </w:div>
                    <w:div w:id="1706783105">
                      <w:marLeft w:val="0"/>
                      <w:marRight w:val="0"/>
                      <w:marTop w:val="0"/>
                      <w:marBottom w:val="0"/>
                      <w:divBdr>
                        <w:top w:val="none" w:sz="0" w:space="0" w:color="auto"/>
                        <w:left w:val="none" w:sz="0" w:space="0" w:color="auto"/>
                        <w:bottom w:val="none" w:sz="0" w:space="0" w:color="auto"/>
                        <w:right w:val="none" w:sz="0" w:space="0" w:color="auto"/>
                      </w:divBdr>
                    </w:div>
                    <w:div w:id="187530111">
                      <w:marLeft w:val="0"/>
                      <w:marRight w:val="0"/>
                      <w:marTop w:val="0"/>
                      <w:marBottom w:val="0"/>
                      <w:divBdr>
                        <w:top w:val="none" w:sz="0" w:space="0" w:color="auto"/>
                        <w:left w:val="none" w:sz="0" w:space="0" w:color="auto"/>
                        <w:bottom w:val="none" w:sz="0" w:space="0" w:color="auto"/>
                        <w:right w:val="none" w:sz="0" w:space="0" w:color="auto"/>
                      </w:divBdr>
                    </w:div>
                    <w:div w:id="1411344654">
                      <w:marLeft w:val="0"/>
                      <w:marRight w:val="0"/>
                      <w:marTop w:val="0"/>
                      <w:marBottom w:val="0"/>
                      <w:divBdr>
                        <w:top w:val="none" w:sz="0" w:space="0" w:color="auto"/>
                        <w:left w:val="none" w:sz="0" w:space="0" w:color="auto"/>
                        <w:bottom w:val="none" w:sz="0" w:space="0" w:color="auto"/>
                        <w:right w:val="none" w:sz="0" w:space="0" w:color="auto"/>
                      </w:divBdr>
                    </w:div>
                    <w:div w:id="1957253688">
                      <w:marLeft w:val="0"/>
                      <w:marRight w:val="0"/>
                      <w:marTop w:val="0"/>
                      <w:marBottom w:val="0"/>
                      <w:divBdr>
                        <w:top w:val="none" w:sz="0" w:space="0" w:color="auto"/>
                        <w:left w:val="none" w:sz="0" w:space="0" w:color="auto"/>
                        <w:bottom w:val="none" w:sz="0" w:space="0" w:color="auto"/>
                        <w:right w:val="none" w:sz="0" w:space="0" w:color="auto"/>
                      </w:divBdr>
                    </w:div>
                    <w:div w:id="1234967973">
                      <w:marLeft w:val="0"/>
                      <w:marRight w:val="0"/>
                      <w:marTop w:val="0"/>
                      <w:marBottom w:val="0"/>
                      <w:divBdr>
                        <w:top w:val="none" w:sz="0" w:space="0" w:color="auto"/>
                        <w:left w:val="none" w:sz="0" w:space="0" w:color="auto"/>
                        <w:bottom w:val="none" w:sz="0" w:space="0" w:color="auto"/>
                        <w:right w:val="none" w:sz="0" w:space="0" w:color="auto"/>
                      </w:divBdr>
                    </w:div>
                    <w:div w:id="1340037584">
                      <w:marLeft w:val="0"/>
                      <w:marRight w:val="0"/>
                      <w:marTop w:val="0"/>
                      <w:marBottom w:val="0"/>
                      <w:divBdr>
                        <w:top w:val="none" w:sz="0" w:space="0" w:color="auto"/>
                        <w:left w:val="none" w:sz="0" w:space="0" w:color="auto"/>
                        <w:bottom w:val="none" w:sz="0" w:space="0" w:color="auto"/>
                        <w:right w:val="none" w:sz="0" w:space="0" w:color="auto"/>
                      </w:divBdr>
                    </w:div>
                    <w:div w:id="857423511">
                      <w:marLeft w:val="0"/>
                      <w:marRight w:val="0"/>
                      <w:marTop w:val="0"/>
                      <w:marBottom w:val="0"/>
                      <w:divBdr>
                        <w:top w:val="none" w:sz="0" w:space="0" w:color="auto"/>
                        <w:left w:val="none" w:sz="0" w:space="0" w:color="auto"/>
                        <w:bottom w:val="none" w:sz="0" w:space="0" w:color="auto"/>
                        <w:right w:val="none" w:sz="0" w:space="0" w:color="auto"/>
                      </w:divBdr>
                    </w:div>
                    <w:div w:id="1410955824">
                      <w:marLeft w:val="0"/>
                      <w:marRight w:val="0"/>
                      <w:marTop w:val="0"/>
                      <w:marBottom w:val="0"/>
                      <w:divBdr>
                        <w:top w:val="none" w:sz="0" w:space="0" w:color="auto"/>
                        <w:left w:val="none" w:sz="0" w:space="0" w:color="auto"/>
                        <w:bottom w:val="none" w:sz="0" w:space="0" w:color="auto"/>
                        <w:right w:val="none" w:sz="0" w:space="0" w:color="auto"/>
                      </w:divBdr>
                    </w:div>
                    <w:div w:id="1084496112">
                      <w:marLeft w:val="0"/>
                      <w:marRight w:val="0"/>
                      <w:marTop w:val="0"/>
                      <w:marBottom w:val="0"/>
                      <w:divBdr>
                        <w:top w:val="none" w:sz="0" w:space="0" w:color="auto"/>
                        <w:left w:val="none" w:sz="0" w:space="0" w:color="auto"/>
                        <w:bottom w:val="none" w:sz="0" w:space="0" w:color="auto"/>
                        <w:right w:val="none" w:sz="0" w:space="0" w:color="auto"/>
                      </w:divBdr>
                    </w:div>
                    <w:div w:id="976911841">
                      <w:marLeft w:val="0"/>
                      <w:marRight w:val="0"/>
                      <w:marTop w:val="0"/>
                      <w:marBottom w:val="0"/>
                      <w:divBdr>
                        <w:top w:val="none" w:sz="0" w:space="0" w:color="auto"/>
                        <w:left w:val="none" w:sz="0" w:space="0" w:color="auto"/>
                        <w:bottom w:val="none" w:sz="0" w:space="0" w:color="auto"/>
                        <w:right w:val="none" w:sz="0" w:space="0" w:color="auto"/>
                      </w:divBdr>
                    </w:div>
                    <w:div w:id="1269388796">
                      <w:marLeft w:val="0"/>
                      <w:marRight w:val="0"/>
                      <w:marTop w:val="0"/>
                      <w:marBottom w:val="0"/>
                      <w:divBdr>
                        <w:top w:val="none" w:sz="0" w:space="0" w:color="auto"/>
                        <w:left w:val="none" w:sz="0" w:space="0" w:color="auto"/>
                        <w:bottom w:val="none" w:sz="0" w:space="0" w:color="auto"/>
                        <w:right w:val="none" w:sz="0" w:space="0" w:color="auto"/>
                      </w:divBdr>
                    </w:div>
                    <w:div w:id="1192839041">
                      <w:marLeft w:val="0"/>
                      <w:marRight w:val="0"/>
                      <w:marTop w:val="0"/>
                      <w:marBottom w:val="0"/>
                      <w:divBdr>
                        <w:top w:val="none" w:sz="0" w:space="0" w:color="auto"/>
                        <w:left w:val="none" w:sz="0" w:space="0" w:color="auto"/>
                        <w:bottom w:val="none" w:sz="0" w:space="0" w:color="auto"/>
                        <w:right w:val="none" w:sz="0" w:space="0" w:color="auto"/>
                      </w:divBdr>
                    </w:div>
                    <w:div w:id="847135237">
                      <w:marLeft w:val="0"/>
                      <w:marRight w:val="0"/>
                      <w:marTop w:val="0"/>
                      <w:marBottom w:val="0"/>
                      <w:divBdr>
                        <w:top w:val="none" w:sz="0" w:space="0" w:color="auto"/>
                        <w:left w:val="none" w:sz="0" w:space="0" w:color="auto"/>
                        <w:bottom w:val="none" w:sz="0" w:space="0" w:color="auto"/>
                        <w:right w:val="none" w:sz="0" w:space="0" w:color="auto"/>
                      </w:divBdr>
                    </w:div>
                    <w:div w:id="1430420348">
                      <w:marLeft w:val="0"/>
                      <w:marRight w:val="0"/>
                      <w:marTop w:val="0"/>
                      <w:marBottom w:val="0"/>
                      <w:divBdr>
                        <w:top w:val="none" w:sz="0" w:space="0" w:color="auto"/>
                        <w:left w:val="none" w:sz="0" w:space="0" w:color="auto"/>
                        <w:bottom w:val="none" w:sz="0" w:space="0" w:color="auto"/>
                        <w:right w:val="none" w:sz="0" w:space="0" w:color="auto"/>
                      </w:divBdr>
                    </w:div>
                    <w:div w:id="29110073">
                      <w:marLeft w:val="0"/>
                      <w:marRight w:val="0"/>
                      <w:marTop w:val="0"/>
                      <w:marBottom w:val="0"/>
                      <w:divBdr>
                        <w:top w:val="none" w:sz="0" w:space="0" w:color="auto"/>
                        <w:left w:val="none" w:sz="0" w:space="0" w:color="auto"/>
                        <w:bottom w:val="none" w:sz="0" w:space="0" w:color="auto"/>
                        <w:right w:val="none" w:sz="0" w:space="0" w:color="auto"/>
                      </w:divBdr>
                    </w:div>
                    <w:div w:id="693581111">
                      <w:marLeft w:val="0"/>
                      <w:marRight w:val="0"/>
                      <w:marTop w:val="0"/>
                      <w:marBottom w:val="0"/>
                      <w:divBdr>
                        <w:top w:val="none" w:sz="0" w:space="0" w:color="auto"/>
                        <w:left w:val="none" w:sz="0" w:space="0" w:color="auto"/>
                        <w:bottom w:val="none" w:sz="0" w:space="0" w:color="auto"/>
                        <w:right w:val="none" w:sz="0" w:space="0" w:color="auto"/>
                      </w:divBdr>
                    </w:div>
                    <w:div w:id="354040291">
                      <w:marLeft w:val="0"/>
                      <w:marRight w:val="0"/>
                      <w:marTop w:val="0"/>
                      <w:marBottom w:val="0"/>
                      <w:divBdr>
                        <w:top w:val="none" w:sz="0" w:space="0" w:color="auto"/>
                        <w:left w:val="none" w:sz="0" w:space="0" w:color="auto"/>
                        <w:bottom w:val="none" w:sz="0" w:space="0" w:color="auto"/>
                        <w:right w:val="none" w:sz="0" w:space="0" w:color="auto"/>
                      </w:divBdr>
                    </w:div>
                    <w:div w:id="1560479421">
                      <w:marLeft w:val="0"/>
                      <w:marRight w:val="0"/>
                      <w:marTop w:val="0"/>
                      <w:marBottom w:val="0"/>
                      <w:divBdr>
                        <w:top w:val="none" w:sz="0" w:space="0" w:color="auto"/>
                        <w:left w:val="none" w:sz="0" w:space="0" w:color="auto"/>
                        <w:bottom w:val="none" w:sz="0" w:space="0" w:color="auto"/>
                        <w:right w:val="none" w:sz="0" w:space="0" w:color="auto"/>
                      </w:divBdr>
                    </w:div>
                    <w:div w:id="259994696">
                      <w:marLeft w:val="0"/>
                      <w:marRight w:val="0"/>
                      <w:marTop w:val="0"/>
                      <w:marBottom w:val="0"/>
                      <w:divBdr>
                        <w:top w:val="none" w:sz="0" w:space="0" w:color="auto"/>
                        <w:left w:val="none" w:sz="0" w:space="0" w:color="auto"/>
                        <w:bottom w:val="none" w:sz="0" w:space="0" w:color="auto"/>
                        <w:right w:val="none" w:sz="0" w:space="0" w:color="auto"/>
                      </w:divBdr>
                    </w:div>
                    <w:div w:id="871846133">
                      <w:marLeft w:val="0"/>
                      <w:marRight w:val="0"/>
                      <w:marTop w:val="0"/>
                      <w:marBottom w:val="0"/>
                      <w:divBdr>
                        <w:top w:val="none" w:sz="0" w:space="0" w:color="auto"/>
                        <w:left w:val="none" w:sz="0" w:space="0" w:color="auto"/>
                        <w:bottom w:val="none" w:sz="0" w:space="0" w:color="auto"/>
                        <w:right w:val="none" w:sz="0" w:space="0" w:color="auto"/>
                      </w:divBdr>
                    </w:div>
                    <w:div w:id="1891450950">
                      <w:marLeft w:val="0"/>
                      <w:marRight w:val="0"/>
                      <w:marTop w:val="0"/>
                      <w:marBottom w:val="0"/>
                      <w:divBdr>
                        <w:top w:val="none" w:sz="0" w:space="0" w:color="auto"/>
                        <w:left w:val="none" w:sz="0" w:space="0" w:color="auto"/>
                        <w:bottom w:val="none" w:sz="0" w:space="0" w:color="auto"/>
                        <w:right w:val="none" w:sz="0" w:space="0" w:color="auto"/>
                      </w:divBdr>
                    </w:div>
                    <w:div w:id="1189369675">
                      <w:marLeft w:val="0"/>
                      <w:marRight w:val="0"/>
                      <w:marTop w:val="0"/>
                      <w:marBottom w:val="0"/>
                      <w:divBdr>
                        <w:top w:val="none" w:sz="0" w:space="0" w:color="auto"/>
                        <w:left w:val="none" w:sz="0" w:space="0" w:color="auto"/>
                        <w:bottom w:val="none" w:sz="0" w:space="0" w:color="auto"/>
                        <w:right w:val="none" w:sz="0" w:space="0" w:color="auto"/>
                      </w:divBdr>
                    </w:div>
                    <w:div w:id="2047900549">
                      <w:marLeft w:val="0"/>
                      <w:marRight w:val="0"/>
                      <w:marTop w:val="0"/>
                      <w:marBottom w:val="0"/>
                      <w:divBdr>
                        <w:top w:val="none" w:sz="0" w:space="0" w:color="auto"/>
                        <w:left w:val="none" w:sz="0" w:space="0" w:color="auto"/>
                        <w:bottom w:val="none" w:sz="0" w:space="0" w:color="auto"/>
                        <w:right w:val="none" w:sz="0" w:space="0" w:color="auto"/>
                      </w:divBdr>
                    </w:div>
                    <w:div w:id="1016343894">
                      <w:marLeft w:val="0"/>
                      <w:marRight w:val="0"/>
                      <w:marTop w:val="0"/>
                      <w:marBottom w:val="0"/>
                      <w:divBdr>
                        <w:top w:val="none" w:sz="0" w:space="0" w:color="auto"/>
                        <w:left w:val="none" w:sz="0" w:space="0" w:color="auto"/>
                        <w:bottom w:val="none" w:sz="0" w:space="0" w:color="auto"/>
                        <w:right w:val="none" w:sz="0" w:space="0" w:color="auto"/>
                      </w:divBdr>
                    </w:div>
                    <w:div w:id="1070075302">
                      <w:marLeft w:val="0"/>
                      <w:marRight w:val="0"/>
                      <w:marTop w:val="0"/>
                      <w:marBottom w:val="0"/>
                      <w:divBdr>
                        <w:top w:val="none" w:sz="0" w:space="0" w:color="auto"/>
                        <w:left w:val="none" w:sz="0" w:space="0" w:color="auto"/>
                        <w:bottom w:val="none" w:sz="0" w:space="0" w:color="auto"/>
                        <w:right w:val="none" w:sz="0" w:space="0" w:color="auto"/>
                      </w:divBdr>
                    </w:div>
                    <w:div w:id="860046592">
                      <w:marLeft w:val="0"/>
                      <w:marRight w:val="0"/>
                      <w:marTop w:val="0"/>
                      <w:marBottom w:val="0"/>
                      <w:divBdr>
                        <w:top w:val="none" w:sz="0" w:space="0" w:color="auto"/>
                        <w:left w:val="none" w:sz="0" w:space="0" w:color="auto"/>
                        <w:bottom w:val="none" w:sz="0" w:space="0" w:color="auto"/>
                        <w:right w:val="none" w:sz="0" w:space="0" w:color="auto"/>
                      </w:divBdr>
                    </w:div>
                    <w:div w:id="841552613">
                      <w:marLeft w:val="0"/>
                      <w:marRight w:val="0"/>
                      <w:marTop w:val="0"/>
                      <w:marBottom w:val="0"/>
                      <w:divBdr>
                        <w:top w:val="none" w:sz="0" w:space="0" w:color="auto"/>
                        <w:left w:val="none" w:sz="0" w:space="0" w:color="auto"/>
                        <w:bottom w:val="none" w:sz="0" w:space="0" w:color="auto"/>
                        <w:right w:val="none" w:sz="0" w:space="0" w:color="auto"/>
                      </w:divBdr>
                    </w:div>
                    <w:div w:id="1622611565">
                      <w:marLeft w:val="0"/>
                      <w:marRight w:val="0"/>
                      <w:marTop w:val="0"/>
                      <w:marBottom w:val="0"/>
                      <w:divBdr>
                        <w:top w:val="none" w:sz="0" w:space="0" w:color="auto"/>
                        <w:left w:val="none" w:sz="0" w:space="0" w:color="auto"/>
                        <w:bottom w:val="none" w:sz="0" w:space="0" w:color="auto"/>
                        <w:right w:val="none" w:sz="0" w:space="0" w:color="auto"/>
                      </w:divBdr>
                    </w:div>
                    <w:div w:id="1430467508">
                      <w:marLeft w:val="0"/>
                      <w:marRight w:val="0"/>
                      <w:marTop w:val="0"/>
                      <w:marBottom w:val="0"/>
                      <w:divBdr>
                        <w:top w:val="none" w:sz="0" w:space="0" w:color="auto"/>
                        <w:left w:val="none" w:sz="0" w:space="0" w:color="auto"/>
                        <w:bottom w:val="none" w:sz="0" w:space="0" w:color="auto"/>
                        <w:right w:val="none" w:sz="0" w:space="0" w:color="auto"/>
                      </w:divBdr>
                    </w:div>
                    <w:div w:id="101806874">
                      <w:marLeft w:val="0"/>
                      <w:marRight w:val="0"/>
                      <w:marTop w:val="0"/>
                      <w:marBottom w:val="0"/>
                      <w:divBdr>
                        <w:top w:val="none" w:sz="0" w:space="0" w:color="auto"/>
                        <w:left w:val="none" w:sz="0" w:space="0" w:color="auto"/>
                        <w:bottom w:val="none" w:sz="0" w:space="0" w:color="auto"/>
                        <w:right w:val="none" w:sz="0" w:space="0" w:color="auto"/>
                      </w:divBdr>
                    </w:div>
                    <w:div w:id="1386178265">
                      <w:marLeft w:val="0"/>
                      <w:marRight w:val="0"/>
                      <w:marTop w:val="0"/>
                      <w:marBottom w:val="0"/>
                      <w:divBdr>
                        <w:top w:val="none" w:sz="0" w:space="0" w:color="auto"/>
                        <w:left w:val="none" w:sz="0" w:space="0" w:color="auto"/>
                        <w:bottom w:val="none" w:sz="0" w:space="0" w:color="auto"/>
                        <w:right w:val="none" w:sz="0" w:space="0" w:color="auto"/>
                      </w:divBdr>
                    </w:div>
                    <w:div w:id="790782290">
                      <w:marLeft w:val="0"/>
                      <w:marRight w:val="0"/>
                      <w:marTop w:val="0"/>
                      <w:marBottom w:val="0"/>
                      <w:divBdr>
                        <w:top w:val="none" w:sz="0" w:space="0" w:color="auto"/>
                        <w:left w:val="none" w:sz="0" w:space="0" w:color="auto"/>
                        <w:bottom w:val="none" w:sz="0" w:space="0" w:color="auto"/>
                        <w:right w:val="none" w:sz="0" w:space="0" w:color="auto"/>
                      </w:divBdr>
                    </w:div>
                    <w:div w:id="1023483020">
                      <w:marLeft w:val="0"/>
                      <w:marRight w:val="0"/>
                      <w:marTop w:val="0"/>
                      <w:marBottom w:val="0"/>
                      <w:divBdr>
                        <w:top w:val="none" w:sz="0" w:space="0" w:color="auto"/>
                        <w:left w:val="none" w:sz="0" w:space="0" w:color="auto"/>
                        <w:bottom w:val="none" w:sz="0" w:space="0" w:color="auto"/>
                        <w:right w:val="none" w:sz="0" w:space="0" w:color="auto"/>
                      </w:divBdr>
                    </w:div>
                    <w:div w:id="1209301109">
                      <w:marLeft w:val="0"/>
                      <w:marRight w:val="0"/>
                      <w:marTop w:val="0"/>
                      <w:marBottom w:val="0"/>
                      <w:divBdr>
                        <w:top w:val="none" w:sz="0" w:space="0" w:color="auto"/>
                        <w:left w:val="none" w:sz="0" w:space="0" w:color="auto"/>
                        <w:bottom w:val="none" w:sz="0" w:space="0" w:color="auto"/>
                        <w:right w:val="none" w:sz="0" w:space="0" w:color="auto"/>
                      </w:divBdr>
                    </w:div>
                    <w:div w:id="970475328">
                      <w:marLeft w:val="0"/>
                      <w:marRight w:val="0"/>
                      <w:marTop w:val="0"/>
                      <w:marBottom w:val="0"/>
                      <w:divBdr>
                        <w:top w:val="none" w:sz="0" w:space="0" w:color="auto"/>
                        <w:left w:val="none" w:sz="0" w:space="0" w:color="auto"/>
                        <w:bottom w:val="none" w:sz="0" w:space="0" w:color="auto"/>
                        <w:right w:val="none" w:sz="0" w:space="0" w:color="auto"/>
                      </w:divBdr>
                    </w:div>
                    <w:div w:id="187108757">
                      <w:marLeft w:val="0"/>
                      <w:marRight w:val="0"/>
                      <w:marTop w:val="0"/>
                      <w:marBottom w:val="0"/>
                      <w:divBdr>
                        <w:top w:val="none" w:sz="0" w:space="0" w:color="auto"/>
                        <w:left w:val="none" w:sz="0" w:space="0" w:color="auto"/>
                        <w:bottom w:val="none" w:sz="0" w:space="0" w:color="auto"/>
                        <w:right w:val="none" w:sz="0" w:space="0" w:color="auto"/>
                      </w:divBdr>
                    </w:div>
                    <w:div w:id="434324530">
                      <w:marLeft w:val="0"/>
                      <w:marRight w:val="0"/>
                      <w:marTop w:val="0"/>
                      <w:marBottom w:val="0"/>
                      <w:divBdr>
                        <w:top w:val="none" w:sz="0" w:space="0" w:color="auto"/>
                        <w:left w:val="none" w:sz="0" w:space="0" w:color="auto"/>
                        <w:bottom w:val="none" w:sz="0" w:space="0" w:color="auto"/>
                        <w:right w:val="none" w:sz="0" w:space="0" w:color="auto"/>
                      </w:divBdr>
                    </w:div>
                    <w:div w:id="1101880814">
                      <w:marLeft w:val="0"/>
                      <w:marRight w:val="0"/>
                      <w:marTop w:val="0"/>
                      <w:marBottom w:val="0"/>
                      <w:divBdr>
                        <w:top w:val="none" w:sz="0" w:space="0" w:color="auto"/>
                        <w:left w:val="none" w:sz="0" w:space="0" w:color="auto"/>
                        <w:bottom w:val="none" w:sz="0" w:space="0" w:color="auto"/>
                        <w:right w:val="none" w:sz="0" w:space="0" w:color="auto"/>
                      </w:divBdr>
                    </w:div>
                    <w:div w:id="90398328">
                      <w:marLeft w:val="0"/>
                      <w:marRight w:val="0"/>
                      <w:marTop w:val="0"/>
                      <w:marBottom w:val="0"/>
                      <w:divBdr>
                        <w:top w:val="none" w:sz="0" w:space="0" w:color="auto"/>
                        <w:left w:val="none" w:sz="0" w:space="0" w:color="auto"/>
                        <w:bottom w:val="none" w:sz="0" w:space="0" w:color="auto"/>
                        <w:right w:val="none" w:sz="0" w:space="0" w:color="auto"/>
                      </w:divBdr>
                    </w:div>
                    <w:div w:id="11028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19821">
      <w:bodyDiv w:val="1"/>
      <w:marLeft w:val="0"/>
      <w:marRight w:val="0"/>
      <w:marTop w:val="0"/>
      <w:marBottom w:val="0"/>
      <w:divBdr>
        <w:top w:val="none" w:sz="0" w:space="0" w:color="auto"/>
        <w:left w:val="none" w:sz="0" w:space="0" w:color="auto"/>
        <w:bottom w:val="none" w:sz="0" w:space="0" w:color="auto"/>
        <w:right w:val="none" w:sz="0" w:space="0" w:color="auto"/>
      </w:divBdr>
      <w:divsChild>
        <w:div w:id="1396009450">
          <w:marLeft w:val="0"/>
          <w:marRight w:val="0"/>
          <w:marTop w:val="0"/>
          <w:marBottom w:val="0"/>
          <w:divBdr>
            <w:top w:val="none" w:sz="0" w:space="0" w:color="auto"/>
            <w:left w:val="none" w:sz="0" w:space="0" w:color="auto"/>
            <w:bottom w:val="none" w:sz="0" w:space="0" w:color="auto"/>
            <w:right w:val="none" w:sz="0" w:space="0" w:color="auto"/>
          </w:divBdr>
        </w:div>
        <w:div w:id="1493984814">
          <w:marLeft w:val="0"/>
          <w:marRight w:val="0"/>
          <w:marTop w:val="0"/>
          <w:marBottom w:val="0"/>
          <w:divBdr>
            <w:top w:val="none" w:sz="0" w:space="0" w:color="auto"/>
            <w:left w:val="none" w:sz="0" w:space="0" w:color="auto"/>
            <w:bottom w:val="none" w:sz="0" w:space="0" w:color="auto"/>
            <w:right w:val="none" w:sz="0" w:space="0" w:color="auto"/>
          </w:divBdr>
        </w:div>
        <w:div w:id="197549648">
          <w:marLeft w:val="0"/>
          <w:marRight w:val="0"/>
          <w:marTop w:val="0"/>
          <w:marBottom w:val="0"/>
          <w:divBdr>
            <w:top w:val="none" w:sz="0" w:space="0" w:color="auto"/>
            <w:left w:val="none" w:sz="0" w:space="0" w:color="auto"/>
            <w:bottom w:val="none" w:sz="0" w:space="0" w:color="auto"/>
            <w:right w:val="none" w:sz="0" w:space="0" w:color="auto"/>
          </w:divBdr>
        </w:div>
        <w:div w:id="1476291500">
          <w:marLeft w:val="0"/>
          <w:marRight w:val="0"/>
          <w:marTop w:val="0"/>
          <w:marBottom w:val="0"/>
          <w:divBdr>
            <w:top w:val="none" w:sz="0" w:space="0" w:color="auto"/>
            <w:left w:val="none" w:sz="0" w:space="0" w:color="auto"/>
            <w:bottom w:val="none" w:sz="0" w:space="0" w:color="auto"/>
            <w:right w:val="none" w:sz="0" w:space="0" w:color="auto"/>
          </w:divBdr>
        </w:div>
        <w:div w:id="1461455119">
          <w:marLeft w:val="0"/>
          <w:marRight w:val="0"/>
          <w:marTop w:val="0"/>
          <w:marBottom w:val="0"/>
          <w:divBdr>
            <w:top w:val="none" w:sz="0" w:space="0" w:color="auto"/>
            <w:left w:val="none" w:sz="0" w:space="0" w:color="auto"/>
            <w:bottom w:val="none" w:sz="0" w:space="0" w:color="auto"/>
            <w:right w:val="none" w:sz="0" w:space="0" w:color="auto"/>
          </w:divBdr>
        </w:div>
        <w:div w:id="357464576">
          <w:marLeft w:val="0"/>
          <w:marRight w:val="0"/>
          <w:marTop w:val="0"/>
          <w:marBottom w:val="0"/>
          <w:divBdr>
            <w:top w:val="none" w:sz="0" w:space="0" w:color="auto"/>
            <w:left w:val="none" w:sz="0" w:space="0" w:color="auto"/>
            <w:bottom w:val="none" w:sz="0" w:space="0" w:color="auto"/>
            <w:right w:val="none" w:sz="0" w:space="0" w:color="auto"/>
          </w:divBdr>
        </w:div>
        <w:div w:id="2134012913">
          <w:marLeft w:val="0"/>
          <w:marRight w:val="0"/>
          <w:marTop w:val="0"/>
          <w:marBottom w:val="0"/>
          <w:divBdr>
            <w:top w:val="none" w:sz="0" w:space="0" w:color="auto"/>
            <w:left w:val="none" w:sz="0" w:space="0" w:color="auto"/>
            <w:bottom w:val="none" w:sz="0" w:space="0" w:color="auto"/>
            <w:right w:val="none" w:sz="0" w:space="0" w:color="auto"/>
          </w:divBdr>
        </w:div>
        <w:div w:id="142894190">
          <w:marLeft w:val="0"/>
          <w:marRight w:val="0"/>
          <w:marTop w:val="0"/>
          <w:marBottom w:val="0"/>
          <w:divBdr>
            <w:top w:val="none" w:sz="0" w:space="0" w:color="auto"/>
            <w:left w:val="none" w:sz="0" w:space="0" w:color="auto"/>
            <w:bottom w:val="none" w:sz="0" w:space="0" w:color="auto"/>
            <w:right w:val="none" w:sz="0" w:space="0" w:color="auto"/>
          </w:divBdr>
        </w:div>
        <w:div w:id="129172814">
          <w:marLeft w:val="0"/>
          <w:marRight w:val="0"/>
          <w:marTop w:val="0"/>
          <w:marBottom w:val="0"/>
          <w:divBdr>
            <w:top w:val="none" w:sz="0" w:space="0" w:color="auto"/>
            <w:left w:val="none" w:sz="0" w:space="0" w:color="auto"/>
            <w:bottom w:val="none" w:sz="0" w:space="0" w:color="auto"/>
            <w:right w:val="none" w:sz="0" w:space="0" w:color="auto"/>
          </w:divBdr>
        </w:div>
        <w:div w:id="140463829">
          <w:marLeft w:val="0"/>
          <w:marRight w:val="0"/>
          <w:marTop w:val="0"/>
          <w:marBottom w:val="0"/>
          <w:divBdr>
            <w:top w:val="none" w:sz="0" w:space="0" w:color="auto"/>
            <w:left w:val="none" w:sz="0" w:space="0" w:color="auto"/>
            <w:bottom w:val="none" w:sz="0" w:space="0" w:color="auto"/>
            <w:right w:val="none" w:sz="0" w:space="0" w:color="auto"/>
          </w:divBdr>
        </w:div>
        <w:div w:id="1422527581">
          <w:marLeft w:val="0"/>
          <w:marRight w:val="0"/>
          <w:marTop w:val="0"/>
          <w:marBottom w:val="0"/>
          <w:divBdr>
            <w:top w:val="none" w:sz="0" w:space="0" w:color="auto"/>
            <w:left w:val="none" w:sz="0" w:space="0" w:color="auto"/>
            <w:bottom w:val="none" w:sz="0" w:space="0" w:color="auto"/>
            <w:right w:val="none" w:sz="0" w:space="0" w:color="auto"/>
          </w:divBdr>
        </w:div>
        <w:div w:id="1395931131">
          <w:marLeft w:val="0"/>
          <w:marRight w:val="0"/>
          <w:marTop w:val="0"/>
          <w:marBottom w:val="0"/>
          <w:divBdr>
            <w:top w:val="none" w:sz="0" w:space="0" w:color="auto"/>
            <w:left w:val="none" w:sz="0" w:space="0" w:color="auto"/>
            <w:bottom w:val="none" w:sz="0" w:space="0" w:color="auto"/>
            <w:right w:val="none" w:sz="0" w:space="0" w:color="auto"/>
          </w:divBdr>
        </w:div>
        <w:div w:id="797727061">
          <w:marLeft w:val="0"/>
          <w:marRight w:val="0"/>
          <w:marTop w:val="0"/>
          <w:marBottom w:val="0"/>
          <w:divBdr>
            <w:top w:val="none" w:sz="0" w:space="0" w:color="auto"/>
            <w:left w:val="none" w:sz="0" w:space="0" w:color="auto"/>
            <w:bottom w:val="none" w:sz="0" w:space="0" w:color="auto"/>
            <w:right w:val="none" w:sz="0" w:space="0" w:color="auto"/>
          </w:divBdr>
        </w:div>
        <w:div w:id="688720325">
          <w:marLeft w:val="0"/>
          <w:marRight w:val="0"/>
          <w:marTop w:val="0"/>
          <w:marBottom w:val="0"/>
          <w:divBdr>
            <w:top w:val="none" w:sz="0" w:space="0" w:color="auto"/>
            <w:left w:val="none" w:sz="0" w:space="0" w:color="auto"/>
            <w:bottom w:val="none" w:sz="0" w:space="0" w:color="auto"/>
            <w:right w:val="none" w:sz="0" w:space="0" w:color="auto"/>
          </w:divBdr>
        </w:div>
        <w:div w:id="1297251183">
          <w:marLeft w:val="0"/>
          <w:marRight w:val="0"/>
          <w:marTop w:val="0"/>
          <w:marBottom w:val="0"/>
          <w:divBdr>
            <w:top w:val="none" w:sz="0" w:space="0" w:color="auto"/>
            <w:left w:val="none" w:sz="0" w:space="0" w:color="auto"/>
            <w:bottom w:val="none" w:sz="0" w:space="0" w:color="auto"/>
            <w:right w:val="none" w:sz="0" w:space="0" w:color="auto"/>
          </w:divBdr>
        </w:div>
        <w:div w:id="55126508">
          <w:marLeft w:val="0"/>
          <w:marRight w:val="0"/>
          <w:marTop w:val="0"/>
          <w:marBottom w:val="0"/>
          <w:divBdr>
            <w:top w:val="none" w:sz="0" w:space="0" w:color="auto"/>
            <w:left w:val="none" w:sz="0" w:space="0" w:color="auto"/>
            <w:bottom w:val="none" w:sz="0" w:space="0" w:color="auto"/>
            <w:right w:val="none" w:sz="0" w:space="0" w:color="auto"/>
          </w:divBdr>
        </w:div>
        <w:div w:id="1376854974">
          <w:marLeft w:val="0"/>
          <w:marRight w:val="0"/>
          <w:marTop w:val="0"/>
          <w:marBottom w:val="0"/>
          <w:divBdr>
            <w:top w:val="none" w:sz="0" w:space="0" w:color="auto"/>
            <w:left w:val="none" w:sz="0" w:space="0" w:color="auto"/>
            <w:bottom w:val="none" w:sz="0" w:space="0" w:color="auto"/>
            <w:right w:val="none" w:sz="0" w:space="0" w:color="auto"/>
          </w:divBdr>
        </w:div>
        <w:div w:id="964116599">
          <w:marLeft w:val="0"/>
          <w:marRight w:val="0"/>
          <w:marTop w:val="0"/>
          <w:marBottom w:val="0"/>
          <w:divBdr>
            <w:top w:val="none" w:sz="0" w:space="0" w:color="auto"/>
            <w:left w:val="none" w:sz="0" w:space="0" w:color="auto"/>
            <w:bottom w:val="none" w:sz="0" w:space="0" w:color="auto"/>
            <w:right w:val="none" w:sz="0" w:space="0" w:color="auto"/>
          </w:divBdr>
        </w:div>
        <w:div w:id="923758991">
          <w:marLeft w:val="0"/>
          <w:marRight w:val="0"/>
          <w:marTop w:val="0"/>
          <w:marBottom w:val="0"/>
          <w:divBdr>
            <w:top w:val="none" w:sz="0" w:space="0" w:color="auto"/>
            <w:left w:val="none" w:sz="0" w:space="0" w:color="auto"/>
            <w:bottom w:val="none" w:sz="0" w:space="0" w:color="auto"/>
            <w:right w:val="none" w:sz="0" w:space="0" w:color="auto"/>
          </w:divBdr>
        </w:div>
      </w:divsChild>
    </w:div>
    <w:div w:id="705913544">
      <w:bodyDiv w:val="1"/>
      <w:marLeft w:val="0"/>
      <w:marRight w:val="0"/>
      <w:marTop w:val="0"/>
      <w:marBottom w:val="0"/>
      <w:divBdr>
        <w:top w:val="none" w:sz="0" w:space="0" w:color="auto"/>
        <w:left w:val="none" w:sz="0" w:space="0" w:color="auto"/>
        <w:bottom w:val="none" w:sz="0" w:space="0" w:color="auto"/>
        <w:right w:val="none" w:sz="0" w:space="0" w:color="auto"/>
      </w:divBdr>
      <w:divsChild>
        <w:div w:id="1561819636">
          <w:marLeft w:val="0"/>
          <w:marRight w:val="0"/>
          <w:marTop w:val="0"/>
          <w:marBottom w:val="0"/>
          <w:divBdr>
            <w:top w:val="none" w:sz="0" w:space="0" w:color="auto"/>
            <w:left w:val="none" w:sz="0" w:space="0" w:color="auto"/>
            <w:bottom w:val="none" w:sz="0" w:space="0" w:color="auto"/>
            <w:right w:val="none" w:sz="0" w:space="0" w:color="auto"/>
          </w:divBdr>
        </w:div>
        <w:div w:id="530456017">
          <w:marLeft w:val="0"/>
          <w:marRight w:val="0"/>
          <w:marTop w:val="0"/>
          <w:marBottom w:val="0"/>
          <w:divBdr>
            <w:top w:val="none" w:sz="0" w:space="0" w:color="auto"/>
            <w:left w:val="none" w:sz="0" w:space="0" w:color="auto"/>
            <w:bottom w:val="none" w:sz="0" w:space="0" w:color="auto"/>
            <w:right w:val="none" w:sz="0" w:space="0" w:color="auto"/>
          </w:divBdr>
        </w:div>
        <w:div w:id="1937783431">
          <w:marLeft w:val="0"/>
          <w:marRight w:val="0"/>
          <w:marTop w:val="0"/>
          <w:marBottom w:val="0"/>
          <w:divBdr>
            <w:top w:val="none" w:sz="0" w:space="0" w:color="auto"/>
            <w:left w:val="none" w:sz="0" w:space="0" w:color="auto"/>
            <w:bottom w:val="none" w:sz="0" w:space="0" w:color="auto"/>
            <w:right w:val="none" w:sz="0" w:space="0" w:color="auto"/>
          </w:divBdr>
        </w:div>
        <w:div w:id="1508446856">
          <w:marLeft w:val="0"/>
          <w:marRight w:val="0"/>
          <w:marTop w:val="0"/>
          <w:marBottom w:val="0"/>
          <w:divBdr>
            <w:top w:val="none" w:sz="0" w:space="0" w:color="auto"/>
            <w:left w:val="none" w:sz="0" w:space="0" w:color="auto"/>
            <w:bottom w:val="none" w:sz="0" w:space="0" w:color="auto"/>
            <w:right w:val="none" w:sz="0" w:space="0" w:color="auto"/>
          </w:divBdr>
        </w:div>
        <w:div w:id="1895266335">
          <w:marLeft w:val="0"/>
          <w:marRight w:val="0"/>
          <w:marTop w:val="0"/>
          <w:marBottom w:val="0"/>
          <w:divBdr>
            <w:top w:val="none" w:sz="0" w:space="0" w:color="auto"/>
            <w:left w:val="none" w:sz="0" w:space="0" w:color="auto"/>
            <w:bottom w:val="none" w:sz="0" w:space="0" w:color="auto"/>
            <w:right w:val="none" w:sz="0" w:space="0" w:color="auto"/>
          </w:divBdr>
        </w:div>
        <w:div w:id="1596867783">
          <w:marLeft w:val="0"/>
          <w:marRight w:val="0"/>
          <w:marTop w:val="0"/>
          <w:marBottom w:val="0"/>
          <w:divBdr>
            <w:top w:val="none" w:sz="0" w:space="0" w:color="auto"/>
            <w:left w:val="none" w:sz="0" w:space="0" w:color="auto"/>
            <w:bottom w:val="none" w:sz="0" w:space="0" w:color="auto"/>
            <w:right w:val="none" w:sz="0" w:space="0" w:color="auto"/>
          </w:divBdr>
        </w:div>
        <w:div w:id="458570882">
          <w:marLeft w:val="0"/>
          <w:marRight w:val="0"/>
          <w:marTop w:val="0"/>
          <w:marBottom w:val="0"/>
          <w:divBdr>
            <w:top w:val="none" w:sz="0" w:space="0" w:color="auto"/>
            <w:left w:val="none" w:sz="0" w:space="0" w:color="auto"/>
            <w:bottom w:val="none" w:sz="0" w:space="0" w:color="auto"/>
            <w:right w:val="none" w:sz="0" w:space="0" w:color="auto"/>
          </w:divBdr>
        </w:div>
        <w:div w:id="1374571871">
          <w:marLeft w:val="0"/>
          <w:marRight w:val="0"/>
          <w:marTop w:val="0"/>
          <w:marBottom w:val="0"/>
          <w:divBdr>
            <w:top w:val="none" w:sz="0" w:space="0" w:color="auto"/>
            <w:left w:val="none" w:sz="0" w:space="0" w:color="auto"/>
            <w:bottom w:val="none" w:sz="0" w:space="0" w:color="auto"/>
            <w:right w:val="none" w:sz="0" w:space="0" w:color="auto"/>
          </w:divBdr>
        </w:div>
        <w:div w:id="1396510320">
          <w:marLeft w:val="0"/>
          <w:marRight w:val="0"/>
          <w:marTop w:val="0"/>
          <w:marBottom w:val="0"/>
          <w:divBdr>
            <w:top w:val="none" w:sz="0" w:space="0" w:color="auto"/>
            <w:left w:val="none" w:sz="0" w:space="0" w:color="auto"/>
            <w:bottom w:val="none" w:sz="0" w:space="0" w:color="auto"/>
            <w:right w:val="none" w:sz="0" w:space="0" w:color="auto"/>
          </w:divBdr>
        </w:div>
        <w:div w:id="1798642171">
          <w:marLeft w:val="0"/>
          <w:marRight w:val="0"/>
          <w:marTop w:val="0"/>
          <w:marBottom w:val="0"/>
          <w:divBdr>
            <w:top w:val="none" w:sz="0" w:space="0" w:color="auto"/>
            <w:left w:val="none" w:sz="0" w:space="0" w:color="auto"/>
            <w:bottom w:val="none" w:sz="0" w:space="0" w:color="auto"/>
            <w:right w:val="none" w:sz="0" w:space="0" w:color="auto"/>
          </w:divBdr>
        </w:div>
        <w:div w:id="1353922847">
          <w:marLeft w:val="0"/>
          <w:marRight w:val="0"/>
          <w:marTop w:val="0"/>
          <w:marBottom w:val="0"/>
          <w:divBdr>
            <w:top w:val="none" w:sz="0" w:space="0" w:color="auto"/>
            <w:left w:val="none" w:sz="0" w:space="0" w:color="auto"/>
            <w:bottom w:val="none" w:sz="0" w:space="0" w:color="auto"/>
            <w:right w:val="none" w:sz="0" w:space="0" w:color="auto"/>
          </w:divBdr>
        </w:div>
        <w:div w:id="1645502907">
          <w:marLeft w:val="0"/>
          <w:marRight w:val="0"/>
          <w:marTop w:val="0"/>
          <w:marBottom w:val="0"/>
          <w:divBdr>
            <w:top w:val="none" w:sz="0" w:space="0" w:color="auto"/>
            <w:left w:val="none" w:sz="0" w:space="0" w:color="auto"/>
            <w:bottom w:val="none" w:sz="0" w:space="0" w:color="auto"/>
            <w:right w:val="none" w:sz="0" w:space="0" w:color="auto"/>
          </w:divBdr>
        </w:div>
        <w:div w:id="1976131905">
          <w:marLeft w:val="0"/>
          <w:marRight w:val="0"/>
          <w:marTop w:val="0"/>
          <w:marBottom w:val="0"/>
          <w:divBdr>
            <w:top w:val="none" w:sz="0" w:space="0" w:color="auto"/>
            <w:left w:val="none" w:sz="0" w:space="0" w:color="auto"/>
            <w:bottom w:val="none" w:sz="0" w:space="0" w:color="auto"/>
            <w:right w:val="none" w:sz="0" w:space="0" w:color="auto"/>
          </w:divBdr>
        </w:div>
        <w:div w:id="624389601">
          <w:marLeft w:val="0"/>
          <w:marRight w:val="0"/>
          <w:marTop w:val="0"/>
          <w:marBottom w:val="0"/>
          <w:divBdr>
            <w:top w:val="none" w:sz="0" w:space="0" w:color="auto"/>
            <w:left w:val="none" w:sz="0" w:space="0" w:color="auto"/>
            <w:bottom w:val="none" w:sz="0" w:space="0" w:color="auto"/>
            <w:right w:val="none" w:sz="0" w:space="0" w:color="auto"/>
          </w:divBdr>
        </w:div>
        <w:div w:id="2009557776">
          <w:marLeft w:val="0"/>
          <w:marRight w:val="0"/>
          <w:marTop w:val="0"/>
          <w:marBottom w:val="0"/>
          <w:divBdr>
            <w:top w:val="none" w:sz="0" w:space="0" w:color="auto"/>
            <w:left w:val="none" w:sz="0" w:space="0" w:color="auto"/>
            <w:bottom w:val="none" w:sz="0" w:space="0" w:color="auto"/>
            <w:right w:val="none" w:sz="0" w:space="0" w:color="auto"/>
          </w:divBdr>
        </w:div>
        <w:div w:id="2111385544">
          <w:marLeft w:val="0"/>
          <w:marRight w:val="0"/>
          <w:marTop w:val="0"/>
          <w:marBottom w:val="0"/>
          <w:divBdr>
            <w:top w:val="none" w:sz="0" w:space="0" w:color="auto"/>
            <w:left w:val="none" w:sz="0" w:space="0" w:color="auto"/>
            <w:bottom w:val="none" w:sz="0" w:space="0" w:color="auto"/>
            <w:right w:val="none" w:sz="0" w:space="0" w:color="auto"/>
          </w:divBdr>
        </w:div>
        <w:div w:id="889421671">
          <w:marLeft w:val="0"/>
          <w:marRight w:val="0"/>
          <w:marTop w:val="0"/>
          <w:marBottom w:val="0"/>
          <w:divBdr>
            <w:top w:val="none" w:sz="0" w:space="0" w:color="auto"/>
            <w:left w:val="none" w:sz="0" w:space="0" w:color="auto"/>
            <w:bottom w:val="none" w:sz="0" w:space="0" w:color="auto"/>
            <w:right w:val="none" w:sz="0" w:space="0" w:color="auto"/>
          </w:divBdr>
        </w:div>
        <w:div w:id="825048907">
          <w:marLeft w:val="0"/>
          <w:marRight w:val="0"/>
          <w:marTop w:val="0"/>
          <w:marBottom w:val="0"/>
          <w:divBdr>
            <w:top w:val="none" w:sz="0" w:space="0" w:color="auto"/>
            <w:left w:val="none" w:sz="0" w:space="0" w:color="auto"/>
            <w:bottom w:val="none" w:sz="0" w:space="0" w:color="auto"/>
            <w:right w:val="none" w:sz="0" w:space="0" w:color="auto"/>
          </w:divBdr>
        </w:div>
        <w:div w:id="688221345">
          <w:marLeft w:val="0"/>
          <w:marRight w:val="0"/>
          <w:marTop w:val="0"/>
          <w:marBottom w:val="0"/>
          <w:divBdr>
            <w:top w:val="none" w:sz="0" w:space="0" w:color="auto"/>
            <w:left w:val="none" w:sz="0" w:space="0" w:color="auto"/>
            <w:bottom w:val="none" w:sz="0" w:space="0" w:color="auto"/>
            <w:right w:val="none" w:sz="0" w:space="0" w:color="auto"/>
          </w:divBdr>
        </w:div>
        <w:div w:id="280263053">
          <w:marLeft w:val="0"/>
          <w:marRight w:val="0"/>
          <w:marTop w:val="0"/>
          <w:marBottom w:val="0"/>
          <w:divBdr>
            <w:top w:val="none" w:sz="0" w:space="0" w:color="auto"/>
            <w:left w:val="none" w:sz="0" w:space="0" w:color="auto"/>
            <w:bottom w:val="none" w:sz="0" w:space="0" w:color="auto"/>
            <w:right w:val="none" w:sz="0" w:space="0" w:color="auto"/>
          </w:divBdr>
        </w:div>
        <w:div w:id="1261837937">
          <w:marLeft w:val="0"/>
          <w:marRight w:val="0"/>
          <w:marTop w:val="0"/>
          <w:marBottom w:val="0"/>
          <w:divBdr>
            <w:top w:val="none" w:sz="0" w:space="0" w:color="auto"/>
            <w:left w:val="none" w:sz="0" w:space="0" w:color="auto"/>
            <w:bottom w:val="none" w:sz="0" w:space="0" w:color="auto"/>
            <w:right w:val="none" w:sz="0" w:space="0" w:color="auto"/>
          </w:divBdr>
        </w:div>
        <w:div w:id="1633055159">
          <w:marLeft w:val="0"/>
          <w:marRight w:val="0"/>
          <w:marTop w:val="0"/>
          <w:marBottom w:val="0"/>
          <w:divBdr>
            <w:top w:val="none" w:sz="0" w:space="0" w:color="auto"/>
            <w:left w:val="none" w:sz="0" w:space="0" w:color="auto"/>
            <w:bottom w:val="none" w:sz="0" w:space="0" w:color="auto"/>
            <w:right w:val="none" w:sz="0" w:space="0" w:color="auto"/>
          </w:divBdr>
        </w:div>
        <w:div w:id="699470734">
          <w:marLeft w:val="0"/>
          <w:marRight w:val="0"/>
          <w:marTop w:val="0"/>
          <w:marBottom w:val="0"/>
          <w:divBdr>
            <w:top w:val="none" w:sz="0" w:space="0" w:color="auto"/>
            <w:left w:val="none" w:sz="0" w:space="0" w:color="auto"/>
            <w:bottom w:val="none" w:sz="0" w:space="0" w:color="auto"/>
            <w:right w:val="none" w:sz="0" w:space="0" w:color="auto"/>
          </w:divBdr>
        </w:div>
      </w:divsChild>
    </w:div>
    <w:div w:id="754328802">
      <w:bodyDiv w:val="1"/>
      <w:marLeft w:val="0"/>
      <w:marRight w:val="0"/>
      <w:marTop w:val="0"/>
      <w:marBottom w:val="0"/>
      <w:divBdr>
        <w:top w:val="none" w:sz="0" w:space="0" w:color="auto"/>
        <w:left w:val="none" w:sz="0" w:space="0" w:color="auto"/>
        <w:bottom w:val="none" w:sz="0" w:space="0" w:color="auto"/>
        <w:right w:val="none" w:sz="0" w:space="0" w:color="auto"/>
      </w:divBdr>
      <w:divsChild>
        <w:div w:id="1437403421">
          <w:marLeft w:val="0"/>
          <w:marRight w:val="0"/>
          <w:marTop w:val="0"/>
          <w:marBottom w:val="0"/>
          <w:divBdr>
            <w:top w:val="none" w:sz="0" w:space="0" w:color="auto"/>
            <w:left w:val="none" w:sz="0" w:space="0" w:color="auto"/>
            <w:bottom w:val="none" w:sz="0" w:space="0" w:color="auto"/>
            <w:right w:val="none" w:sz="0" w:space="0" w:color="auto"/>
          </w:divBdr>
        </w:div>
        <w:div w:id="368073243">
          <w:marLeft w:val="0"/>
          <w:marRight w:val="0"/>
          <w:marTop w:val="0"/>
          <w:marBottom w:val="0"/>
          <w:divBdr>
            <w:top w:val="none" w:sz="0" w:space="0" w:color="auto"/>
            <w:left w:val="none" w:sz="0" w:space="0" w:color="auto"/>
            <w:bottom w:val="none" w:sz="0" w:space="0" w:color="auto"/>
            <w:right w:val="none" w:sz="0" w:space="0" w:color="auto"/>
          </w:divBdr>
        </w:div>
        <w:div w:id="1936478251">
          <w:marLeft w:val="0"/>
          <w:marRight w:val="0"/>
          <w:marTop w:val="0"/>
          <w:marBottom w:val="0"/>
          <w:divBdr>
            <w:top w:val="none" w:sz="0" w:space="0" w:color="auto"/>
            <w:left w:val="none" w:sz="0" w:space="0" w:color="auto"/>
            <w:bottom w:val="none" w:sz="0" w:space="0" w:color="auto"/>
            <w:right w:val="none" w:sz="0" w:space="0" w:color="auto"/>
          </w:divBdr>
        </w:div>
        <w:div w:id="490995827">
          <w:marLeft w:val="0"/>
          <w:marRight w:val="0"/>
          <w:marTop w:val="0"/>
          <w:marBottom w:val="0"/>
          <w:divBdr>
            <w:top w:val="none" w:sz="0" w:space="0" w:color="auto"/>
            <w:left w:val="none" w:sz="0" w:space="0" w:color="auto"/>
            <w:bottom w:val="none" w:sz="0" w:space="0" w:color="auto"/>
            <w:right w:val="none" w:sz="0" w:space="0" w:color="auto"/>
          </w:divBdr>
        </w:div>
        <w:div w:id="1325204844">
          <w:marLeft w:val="0"/>
          <w:marRight w:val="0"/>
          <w:marTop w:val="0"/>
          <w:marBottom w:val="0"/>
          <w:divBdr>
            <w:top w:val="none" w:sz="0" w:space="0" w:color="auto"/>
            <w:left w:val="none" w:sz="0" w:space="0" w:color="auto"/>
            <w:bottom w:val="none" w:sz="0" w:space="0" w:color="auto"/>
            <w:right w:val="none" w:sz="0" w:space="0" w:color="auto"/>
          </w:divBdr>
        </w:div>
        <w:div w:id="473914173">
          <w:marLeft w:val="0"/>
          <w:marRight w:val="0"/>
          <w:marTop w:val="0"/>
          <w:marBottom w:val="0"/>
          <w:divBdr>
            <w:top w:val="none" w:sz="0" w:space="0" w:color="auto"/>
            <w:left w:val="none" w:sz="0" w:space="0" w:color="auto"/>
            <w:bottom w:val="none" w:sz="0" w:space="0" w:color="auto"/>
            <w:right w:val="none" w:sz="0" w:space="0" w:color="auto"/>
          </w:divBdr>
        </w:div>
        <w:div w:id="1508251704">
          <w:marLeft w:val="0"/>
          <w:marRight w:val="0"/>
          <w:marTop w:val="0"/>
          <w:marBottom w:val="0"/>
          <w:divBdr>
            <w:top w:val="none" w:sz="0" w:space="0" w:color="auto"/>
            <w:left w:val="none" w:sz="0" w:space="0" w:color="auto"/>
            <w:bottom w:val="none" w:sz="0" w:space="0" w:color="auto"/>
            <w:right w:val="none" w:sz="0" w:space="0" w:color="auto"/>
          </w:divBdr>
        </w:div>
        <w:div w:id="847477897">
          <w:marLeft w:val="0"/>
          <w:marRight w:val="0"/>
          <w:marTop w:val="0"/>
          <w:marBottom w:val="0"/>
          <w:divBdr>
            <w:top w:val="none" w:sz="0" w:space="0" w:color="auto"/>
            <w:left w:val="none" w:sz="0" w:space="0" w:color="auto"/>
            <w:bottom w:val="none" w:sz="0" w:space="0" w:color="auto"/>
            <w:right w:val="none" w:sz="0" w:space="0" w:color="auto"/>
          </w:divBdr>
        </w:div>
        <w:div w:id="1105270817">
          <w:marLeft w:val="0"/>
          <w:marRight w:val="0"/>
          <w:marTop w:val="0"/>
          <w:marBottom w:val="0"/>
          <w:divBdr>
            <w:top w:val="none" w:sz="0" w:space="0" w:color="auto"/>
            <w:left w:val="none" w:sz="0" w:space="0" w:color="auto"/>
            <w:bottom w:val="none" w:sz="0" w:space="0" w:color="auto"/>
            <w:right w:val="none" w:sz="0" w:space="0" w:color="auto"/>
          </w:divBdr>
        </w:div>
        <w:div w:id="1024668837">
          <w:marLeft w:val="0"/>
          <w:marRight w:val="0"/>
          <w:marTop w:val="0"/>
          <w:marBottom w:val="0"/>
          <w:divBdr>
            <w:top w:val="none" w:sz="0" w:space="0" w:color="auto"/>
            <w:left w:val="none" w:sz="0" w:space="0" w:color="auto"/>
            <w:bottom w:val="none" w:sz="0" w:space="0" w:color="auto"/>
            <w:right w:val="none" w:sz="0" w:space="0" w:color="auto"/>
          </w:divBdr>
        </w:div>
        <w:div w:id="619191735">
          <w:marLeft w:val="0"/>
          <w:marRight w:val="0"/>
          <w:marTop w:val="0"/>
          <w:marBottom w:val="0"/>
          <w:divBdr>
            <w:top w:val="none" w:sz="0" w:space="0" w:color="auto"/>
            <w:left w:val="none" w:sz="0" w:space="0" w:color="auto"/>
            <w:bottom w:val="none" w:sz="0" w:space="0" w:color="auto"/>
            <w:right w:val="none" w:sz="0" w:space="0" w:color="auto"/>
          </w:divBdr>
        </w:div>
        <w:div w:id="373162629">
          <w:marLeft w:val="0"/>
          <w:marRight w:val="0"/>
          <w:marTop w:val="0"/>
          <w:marBottom w:val="0"/>
          <w:divBdr>
            <w:top w:val="none" w:sz="0" w:space="0" w:color="auto"/>
            <w:left w:val="none" w:sz="0" w:space="0" w:color="auto"/>
            <w:bottom w:val="none" w:sz="0" w:space="0" w:color="auto"/>
            <w:right w:val="none" w:sz="0" w:space="0" w:color="auto"/>
          </w:divBdr>
        </w:div>
        <w:div w:id="1091925472">
          <w:marLeft w:val="0"/>
          <w:marRight w:val="0"/>
          <w:marTop w:val="0"/>
          <w:marBottom w:val="0"/>
          <w:divBdr>
            <w:top w:val="none" w:sz="0" w:space="0" w:color="auto"/>
            <w:left w:val="none" w:sz="0" w:space="0" w:color="auto"/>
            <w:bottom w:val="none" w:sz="0" w:space="0" w:color="auto"/>
            <w:right w:val="none" w:sz="0" w:space="0" w:color="auto"/>
          </w:divBdr>
        </w:div>
        <w:div w:id="830678180">
          <w:marLeft w:val="0"/>
          <w:marRight w:val="0"/>
          <w:marTop w:val="0"/>
          <w:marBottom w:val="0"/>
          <w:divBdr>
            <w:top w:val="none" w:sz="0" w:space="0" w:color="auto"/>
            <w:left w:val="none" w:sz="0" w:space="0" w:color="auto"/>
            <w:bottom w:val="none" w:sz="0" w:space="0" w:color="auto"/>
            <w:right w:val="none" w:sz="0" w:space="0" w:color="auto"/>
          </w:divBdr>
        </w:div>
        <w:div w:id="1283415905">
          <w:marLeft w:val="0"/>
          <w:marRight w:val="0"/>
          <w:marTop w:val="0"/>
          <w:marBottom w:val="0"/>
          <w:divBdr>
            <w:top w:val="none" w:sz="0" w:space="0" w:color="auto"/>
            <w:left w:val="none" w:sz="0" w:space="0" w:color="auto"/>
            <w:bottom w:val="none" w:sz="0" w:space="0" w:color="auto"/>
            <w:right w:val="none" w:sz="0" w:space="0" w:color="auto"/>
          </w:divBdr>
        </w:div>
        <w:div w:id="1093744379">
          <w:marLeft w:val="0"/>
          <w:marRight w:val="0"/>
          <w:marTop w:val="0"/>
          <w:marBottom w:val="0"/>
          <w:divBdr>
            <w:top w:val="none" w:sz="0" w:space="0" w:color="auto"/>
            <w:left w:val="none" w:sz="0" w:space="0" w:color="auto"/>
            <w:bottom w:val="none" w:sz="0" w:space="0" w:color="auto"/>
            <w:right w:val="none" w:sz="0" w:space="0" w:color="auto"/>
          </w:divBdr>
        </w:div>
        <w:div w:id="1384014607">
          <w:marLeft w:val="0"/>
          <w:marRight w:val="0"/>
          <w:marTop w:val="0"/>
          <w:marBottom w:val="0"/>
          <w:divBdr>
            <w:top w:val="none" w:sz="0" w:space="0" w:color="auto"/>
            <w:left w:val="none" w:sz="0" w:space="0" w:color="auto"/>
            <w:bottom w:val="none" w:sz="0" w:space="0" w:color="auto"/>
            <w:right w:val="none" w:sz="0" w:space="0" w:color="auto"/>
          </w:divBdr>
        </w:div>
        <w:div w:id="1831359520">
          <w:marLeft w:val="0"/>
          <w:marRight w:val="0"/>
          <w:marTop w:val="0"/>
          <w:marBottom w:val="0"/>
          <w:divBdr>
            <w:top w:val="none" w:sz="0" w:space="0" w:color="auto"/>
            <w:left w:val="none" w:sz="0" w:space="0" w:color="auto"/>
            <w:bottom w:val="none" w:sz="0" w:space="0" w:color="auto"/>
            <w:right w:val="none" w:sz="0" w:space="0" w:color="auto"/>
          </w:divBdr>
        </w:div>
        <w:div w:id="1584988500">
          <w:marLeft w:val="0"/>
          <w:marRight w:val="0"/>
          <w:marTop w:val="0"/>
          <w:marBottom w:val="0"/>
          <w:divBdr>
            <w:top w:val="none" w:sz="0" w:space="0" w:color="auto"/>
            <w:left w:val="none" w:sz="0" w:space="0" w:color="auto"/>
            <w:bottom w:val="none" w:sz="0" w:space="0" w:color="auto"/>
            <w:right w:val="none" w:sz="0" w:space="0" w:color="auto"/>
          </w:divBdr>
        </w:div>
        <w:div w:id="2075272002">
          <w:marLeft w:val="0"/>
          <w:marRight w:val="0"/>
          <w:marTop w:val="0"/>
          <w:marBottom w:val="0"/>
          <w:divBdr>
            <w:top w:val="none" w:sz="0" w:space="0" w:color="auto"/>
            <w:left w:val="none" w:sz="0" w:space="0" w:color="auto"/>
            <w:bottom w:val="none" w:sz="0" w:space="0" w:color="auto"/>
            <w:right w:val="none" w:sz="0" w:space="0" w:color="auto"/>
          </w:divBdr>
        </w:div>
        <w:div w:id="837039899">
          <w:marLeft w:val="0"/>
          <w:marRight w:val="0"/>
          <w:marTop w:val="0"/>
          <w:marBottom w:val="0"/>
          <w:divBdr>
            <w:top w:val="none" w:sz="0" w:space="0" w:color="auto"/>
            <w:left w:val="none" w:sz="0" w:space="0" w:color="auto"/>
            <w:bottom w:val="none" w:sz="0" w:space="0" w:color="auto"/>
            <w:right w:val="none" w:sz="0" w:space="0" w:color="auto"/>
          </w:divBdr>
        </w:div>
        <w:div w:id="768820556">
          <w:marLeft w:val="0"/>
          <w:marRight w:val="0"/>
          <w:marTop w:val="0"/>
          <w:marBottom w:val="0"/>
          <w:divBdr>
            <w:top w:val="none" w:sz="0" w:space="0" w:color="auto"/>
            <w:left w:val="none" w:sz="0" w:space="0" w:color="auto"/>
            <w:bottom w:val="none" w:sz="0" w:space="0" w:color="auto"/>
            <w:right w:val="none" w:sz="0" w:space="0" w:color="auto"/>
          </w:divBdr>
        </w:div>
        <w:div w:id="174539969">
          <w:marLeft w:val="0"/>
          <w:marRight w:val="0"/>
          <w:marTop w:val="0"/>
          <w:marBottom w:val="0"/>
          <w:divBdr>
            <w:top w:val="none" w:sz="0" w:space="0" w:color="auto"/>
            <w:left w:val="none" w:sz="0" w:space="0" w:color="auto"/>
            <w:bottom w:val="none" w:sz="0" w:space="0" w:color="auto"/>
            <w:right w:val="none" w:sz="0" w:space="0" w:color="auto"/>
          </w:divBdr>
        </w:div>
        <w:div w:id="805901142">
          <w:marLeft w:val="0"/>
          <w:marRight w:val="0"/>
          <w:marTop w:val="0"/>
          <w:marBottom w:val="0"/>
          <w:divBdr>
            <w:top w:val="none" w:sz="0" w:space="0" w:color="auto"/>
            <w:left w:val="none" w:sz="0" w:space="0" w:color="auto"/>
            <w:bottom w:val="none" w:sz="0" w:space="0" w:color="auto"/>
            <w:right w:val="none" w:sz="0" w:space="0" w:color="auto"/>
          </w:divBdr>
        </w:div>
        <w:div w:id="1447239723">
          <w:marLeft w:val="0"/>
          <w:marRight w:val="0"/>
          <w:marTop w:val="0"/>
          <w:marBottom w:val="0"/>
          <w:divBdr>
            <w:top w:val="none" w:sz="0" w:space="0" w:color="auto"/>
            <w:left w:val="none" w:sz="0" w:space="0" w:color="auto"/>
            <w:bottom w:val="none" w:sz="0" w:space="0" w:color="auto"/>
            <w:right w:val="none" w:sz="0" w:space="0" w:color="auto"/>
          </w:divBdr>
        </w:div>
        <w:div w:id="754863165">
          <w:marLeft w:val="0"/>
          <w:marRight w:val="0"/>
          <w:marTop w:val="0"/>
          <w:marBottom w:val="0"/>
          <w:divBdr>
            <w:top w:val="none" w:sz="0" w:space="0" w:color="auto"/>
            <w:left w:val="none" w:sz="0" w:space="0" w:color="auto"/>
            <w:bottom w:val="none" w:sz="0" w:space="0" w:color="auto"/>
            <w:right w:val="none" w:sz="0" w:space="0" w:color="auto"/>
          </w:divBdr>
        </w:div>
        <w:div w:id="1318150519">
          <w:marLeft w:val="0"/>
          <w:marRight w:val="0"/>
          <w:marTop w:val="0"/>
          <w:marBottom w:val="0"/>
          <w:divBdr>
            <w:top w:val="none" w:sz="0" w:space="0" w:color="auto"/>
            <w:left w:val="none" w:sz="0" w:space="0" w:color="auto"/>
            <w:bottom w:val="none" w:sz="0" w:space="0" w:color="auto"/>
            <w:right w:val="none" w:sz="0" w:space="0" w:color="auto"/>
          </w:divBdr>
        </w:div>
        <w:div w:id="915364090">
          <w:marLeft w:val="0"/>
          <w:marRight w:val="0"/>
          <w:marTop w:val="0"/>
          <w:marBottom w:val="0"/>
          <w:divBdr>
            <w:top w:val="none" w:sz="0" w:space="0" w:color="auto"/>
            <w:left w:val="none" w:sz="0" w:space="0" w:color="auto"/>
            <w:bottom w:val="none" w:sz="0" w:space="0" w:color="auto"/>
            <w:right w:val="none" w:sz="0" w:space="0" w:color="auto"/>
          </w:divBdr>
        </w:div>
        <w:div w:id="85468205">
          <w:marLeft w:val="0"/>
          <w:marRight w:val="0"/>
          <w:marTop w:val="0"/>
          <w:marBottom w:val="0"/>
          <w:divBdr>
            <w:top w:val="none" w:sz="0" w:space="0" w:color="auto"/>
            <w:left w:val="none" w:sz="0" w:space="0" w:color="auto"/>
            <w:bottom w:val="none" w:sz="0" w:space="0" w:color="auto"/>
            <w:right w:val="none" w:sz="0" w:space="0" w:color="auto"/>
          </w:divBdr>
        </w:div>
        <w:div w:id="1572888836">
          <w:marLeft w:val="0"/>
          <w:marRight w:val="0"/>
          <w:marTop w:val="0"/>
          <w:marBottom w:val="0"/>
          <w:divBdr>
            <w:top w:val="none" w:sz="0" w:space="0" w:color="auto"/>
            <w:left w:val="none" w:sz="0" w:space="0" w:color="auto"/>
            <w:bottom w:val="none" w:sz="0" w:space="0" w:color="auto"/>
            <w:right w:val="none" w:sz="0" w:space="0" w:color="auto"/>
          </w:divBdr>
        </w:div>
        <w:div w:id="217515679">
          <w:marLeft w:val="0"/>
          <w:marRight w:val="0"/>
          <w:marTop w:val="0"/>
          <w:marBottom w:val="0"/>
          <w:divBdr>
            <w:top w:val="none" w:sz="0" w:space="0" w:color="auto"/>
            <w:left w:val="none" w:sz="0" w:space="0" w:color="auto"/>
            <w:bottom w:val="none" w:sz="0" w:space="0" w:color="auto"/>
            <w:right w:val="none" w:sz="0" w:space="0" w:color="auto"/>
          </w:divBdr>
        </w:div>
        <w:div w:id="54209509">
          <w:marLeft w:val="0"/>
          <w:marRight w:val="0"/>
          <w:marTop w:val="0"/>
          <w:marBottom w:val="0"/>
          <w:divBdr>
            <w:top w:val="none" w:sz="0" w:space="0" w:color="auto"/>
            <w:left w:val="none" w:sz="0" w:space="0" w:color="auto"/>
            <w:bottom w:val="none" w:sz="0" w:space="0" w:color="auto"/>
            <w:right w:val="none" w:sz="0" w:space="0" w:color="auto"/>
          </w:divBdr>
        </w:div>
        <w:div w:id="1922912576">
          <w:marLeft w:val="0"/>
          <w:marRight w:val="0"/>
          <w:marTop w:val="0"/>
          <w:marBottom w:val="0"/>
          <w:divBdr>
            <w:top w:val="none" w:sz="0" w:space="0" w:color="auto"/>
            <w:left w:val="none" w:sz="0" w:space="0" w:color="auto"/>
            <w:bottom w:val="none" w:sz="0" w:space="0" w:color="auto"/>
            <w:right w:val="none" w:sz="0" w:space="0" w:color="auto"/>
          </w:divBdr>
        </w:div>
        <w:div w:id="841359060">
          <w:marLeft w:val="0"/>
          <w:marRight w:val="0"/>
          <w:marTop w:val="0"/>
          <w:marBottom w:val="0"/>
          <w:divBdr>
            <w:top w:val="none" w:sz="0" w:space="0" w:color="auto"/>
            <w:left w:val="none" w:sz="0" w:space="0" w:color="auto"/>
            <w:bottom w:val="none" w:sz="0" w:space="0" w:color="auto"/>
            <w:right w:val="none" w:sz="0" w:space="0" w:color="auto"/>
          </w:divBdr>
        </w:div>
        <w:div w:id="1263685535">
          <w:marLeft w:val="0"/>
          <w:marRight w:val="0"/>
          <w:marTop w:val="0"/>
          <w:marBottom w:val="0"/>
          <w:divBdr>
            <w:top w:val="none" w:sz="0" w:space="0" w:color="auto"/>
            <w:left w:val="none" w:sz="0" w:space="0" w:color="auto"/>
            <w:bottom w:val="none" w:sz="0" w:space="0" w:color="auto"/>
            <w:right w:val="none" w:sz="0" w:space="0" w:color="auto"/>
          </w:divBdr>
        </w:div>
        <w:div w:id="682708651">
          <w:marLeft w:val="0"/>
          <w:marRight w:val="0"/>
          <w:marTop w:val="0"/>
          <w:marBottom w:val="0"/>
          <w:divBdr>
            <w:top w:val="none" w:sz="0" w:space="0" w:color="auto"/>
            <w:left w:val="none" w:sz="0" w:space="0" w:color="auto"/>
            <w:bottom w:val="none" w:sz="0" w:space="0" w:color="auto"/>
            <w:right w:val="none" w:sz="0" w:space="0" w:color="auto"/>
          </w:divBdr>
        </w:div>
        <w:div w:id="420830541">
          <w:marLeft w:val="0"/>
          <w:marRight w:val="0"/>
          <w:marTop w:val="0"/>
          <w:marBottom w:val="0"/>
          <w:divBdr>
            <w:top w:val="none" w:sz="0" w:space="0" w:color="auto"/>
            <w:left w:val="none" w:sz="0" w:space="0" w:color="auto"/>
            <w:bottom w:val="none" w:sz="0" w:space="0" w:color="auto"/>
            <w:right w:val="none" w:sz="0" w:space="0" w:color="auto"/>
          </w:divBdr>
        </w:div>
        <w:div w:id="103498669">
          <w:marLeft w:val="0"/>
          <w:marRight w:val="0"/>
          <w:marTop w:val="0"/>
          <w:marBottom w:val="0"/>
          <w:divBdr>
            <w:top w:val="none" w:sz="0" w:space="0" w:color="auto"/>
            <w:left w:val="none" w:sz="0" w:space="0" w:color="auto"/>
            <w:bottom w:val="none" w:sz="0" w:space="0" w:color="auto"/>
            <w:right w:val="none" w:sz="0" w:space="0" w:color="auto"/>
          </w:divBdr>
        </w:div>
        <w:div w:id="1644039162">
          <w:marLeft w:val="0"/>
          <w:marRight w:val="0"/>
          <w:marTop w:val="0"/>
          <w:marBottom w:val="0"/>
          <w:divBdr>
            <w:top w:val="none" w:sz="0" w:space="0" w:color="auto"/>
            <w:left w:val="none" w:sz="0" w:space="0" w:color="auto"/>
            <w:bottom w:val="none" w:sz="0" w:space="0" w:color="auto"/>
            <w:right w:val="none" w:sz="0" w:space="0" w:color="auto"/>
          </w:divBdr>
        </w:div>
        <w:div w:id="296230170">
          <w:marLeft w:val="0"/>
          <w:marRight w:val="0"/>
          <w:marTop w:val="0"/>
          <w:marBottom w:val="0"/>
          <w:divBdr>
            <w:top w:val="none" w:sz="0" w:space="0" w:color="auto"/>
            <w:left w:val="none" w:sz="0" w:space="0" w:color="auto"/>
            <w:bottom w:val="none" w:sz="0" w:space="0" w:color="auto"/>
            <w:right w:val="none" w:sz="0" w:space="0" w:color="auto"/>
          </w:divBdr>
        </w:div>
        <w:div w:id="2073312398">
          <w:marLeft w:val="0"/>
          <w:marRight w:val="0"/>
          <w:marTop w:val="0"/>
          <w:marBottom w:val="0"/>
          <w:divBdr>
            <w:top w:val="none" w:sz="0" w:space="0" w:color="auto"/>
            <w:left w:val="none" w:sz="0" w:space="0" w:color="auto"/>
            <w:bottom w:val="none" w:sz="0" w:space="0" w:color="auto"/>
            <w:right w:val="none" w:sz="0" w:space="0" w:color="auto"/>
          </w:divBdr>
        </w:div>
        <w:div w:id="616106155">
          <w:marLeft w:val="0"/>
          <w:marRight w:val="0"/>
          <w:marTop w:val="0"/>
          <w:marBottom w:val="0"/>
          <w:divBdr>
            <w:top w:val="none" w:sz="0" w:space="0" w:color="auto"/>
            <w:left w:val="none" w:sz="0" w:space="0" w:color="auto"/>
            <w:bottom w:val="none" w:sz="0" w:space="0" w:color="auto"/>
            <w:right w:val="none" w:sz="0" w:space="0" w:color="auto"/>
          </w:divBdr>
        </w:div>
        <w:div w:id="416832629">
          <w:marLeft w:val="0"/>
          <w:marRight w:val="0"/>
          <w:marTop w:val="0"/>
          <w:marBottom w:val="0"/>
          <w:divBdr>
            <w:top w:val="none" w:sz="0" w:space="0" w:color="auto"/>
            <w:left w:val="none" w:sz="0" w:space="0" w:color="auto"/>
            <w:bottom w:val="none" w:sz="0" w:space="0" w:color="auto"/>
            <w:right w:val="none" w:sz="0" w:space="0" w:color="auto"/>
          </w:divBdr>
        </w:div>
        <w:div w:id="236943690">
          <w:marLeft w:val="0"/>
          <w:marRight w:val="0"/>
          <w:marTop w:val="0"/>
          <w:marBottom w:val="0"/>
          <w:divBdr>
            <w:top w:val="none" w:sz="0" w:space="0" w:color="auto"/>
            <w:left w:val="none" w:sz="0" w:space="0" w:color="auto"/>
            <w:bottom w:val="none" w:sz="0" w:space="0" w:color="auto"/>
            <w:right w:val="none" w:sz="0" w:space="0" w:color="auto"/>
          </w:divBdr>
        </w:div>
        <w:div w:id="639967989">
          <w:marLeft w:val="0"/>
          <w:marRight w:val="0"/>
          <w:marTop w:val="0"/>
          <w:marBottom w:val="0"/>
          <w:divBdr>
            <w:top w:val="none" w:sz="0" w:space="0" w:color="auto"/>
            <w:left w:val="none" w:sz="0" w:space="0" w:color="auto"/>
            <w:bottom w:val="none" w:sz="0" w:space="0" w:color="auto"/>
            <w:right w:val="none" w:sz="0" w:space="0" w:color="auto"/>
          </w:divBdr>
        </w:div>
        <w:div w:id="368262911">
          <w:marLeft w:val="0"/>
          <w:marRight w:val="0"/>
          <w:marTop w:val="0"/>
          <w:marBottom w:val="0"/>
          <w:divBdr>
            <w:top w:val="none" w:sz="0" w:space="0" w:color="auto"/>
            <w:left w:val="none" w:sz="0" w:space="0" w:color="auto"/>
            <w:bottom w:val="none" w:sz="0" w:space="0" w:color="auto"/>
            <w:right w:val="none" w:sz="0" w:space="0" w:color="auto"/>
          </w:divBdr>
        </w:div>
        <w:div w:id="1654867733">
          <w:marLeft w:val="0"/>
          <w:marRight w:val="0"/>
          <w:marTop w:val="0"/>
          <w:marBottom w:val="0"/>
          <w:divBdr>
            <w:top w:val="none" w:sz="0" w:space="0" w:color="auto"/>
            <w:left w:val="none" w:sz="0" w:space="0" w:color="auto"/>
            <w:bottom w:val="none" w:sz="0" w:space="0" w:color="auto"/>
            <w:right w:val="none" w:sz="0" w:space="0" w:color="auto"/>
          </w:divBdr>
        </w:div>
        <w:div w:id="271010098">
          <w:marLeft w:val="0"/>
          <w:marRight w:val="0"/>
          <w:marTop w:val="0"/>
          <w:marBottom w:val="0"/>
          <w:divBdr>
            <w:top w:val="none" w:sz="0" w:space="0" w:color="auto"/>
            <w:left w:val="none" w:sz="0" w:space="0" w:color="auto"/>
            <w:bottom w:val="none" w:sz="0" w:space="0" w:color="auto"/>
            <w:right w:val="none" w:sz="0" w:space="0" w:color="auto"/>
          </w:divBdr>
        </w:div>
        <w:div w:id="477501739">
          <w:marLeft w:val="0"/>
          <w:marRight w:val="0"/>
          <w:marTop w:val="0"/>
          <w:marBottom w:val="0"/>
          <w:divBdr>
            <w:top w:val="none" w:sz="0" w:space="0" w:color="auto"/>
            <w:left w:val="none" w:sz="0" w:space="0" w:color="auto"/>
            <w:bottom w:val="none" w:sz="0" w:space="0" w:color="auto"/>
            <w:right w:val="none" w:sz="0" w:space="0" w:color="auto"/>
          </w:divBdr>
        </w:div>
        <w:div w:id="322856128">
          <w:marLeft w:val="0"/>
          <w:marRight w:val="0"/>
          <w:marTop w:val="0"/>
          <w:marBottom w:val="0"/>
          <w:divBdr>
            <w:top w:val="none" w:sz="0" w:space="0" w:color="auto"/>
            <w:left w:val="none" w:sz="0" w:space="0" w:color="auto"/>
            <w:bottom w:val="none" w:sz="0" w:space="0" w:color="auto"/>
            <w:right w:val="none" w:sz="0" w:space="0" w:color="auto"/>
          </w:divBdr>
        </w:div>
        <w:div w:id="1353603097">
          <w:marLeft w:val="0"/>
          <w:marRight w:val="0"/>
          <w:marTop w:val="0"/>
          <w:marBottom w:val="0"/>
          <w:divBdr>
            <w:top w:val="none" w:sz="0" w:space="0" w:color="auto"/>
            <w:left w:val="none" w:sz="0" w:space="0" w:color="auto"/>
            <w:bottom w:val="none" w:sz="0" w:space="0" w:color="auto"/>
            <w:right w:val="none" w:sz="0" w:space="0" w:color="auto"/>
          </w:divBdr>
        </w:div>
        <w:div w:id="1472476895">
          <w:marLeft w:val="0"/>
          <w:marRight w:val="0"/>
          <w:marTop w:val="0"/>
          <w:marBottom w:val="0"/>
          <w:divBdr>
            <w:top w:val="none" w:sz="0" w:space="0" w:color="auto"/>
            <w:left w:val="none" w:sz="0" w:space="0" w:color="auto"/>
            <w:bottom w:val="none" w:sz="0" w:space="0" w:color="auto"/>
            <w:right w:val="none" w:sz="0" w:space="0" w:color="auto"/>
          </w:divBdr>
        </w:div>
        <w:div w:id="663046437">
          <w:marLeft w:val="0"/>
          <w:marRight w:val="0"/>
          <w:marTop w:val="0"/>
          <w:marBottom w:val="0"/>
          <w:divBdr>
            <w:top w:val="none" w:sz="0" w:space="0" w:color="auto"/>
            <w:left w:val="none" w:sz="0" w:space="0" w:color="auto"/>
            <w:bottom w:val="none" w:sz="0" w:space="0" w:color="auto"/>
            <w:right w:val="none" w:sz="0" w:space="0" w:color="auto"/>
          </w:divBdr>
        </w:div>
        <w:div w:id="599147531">
          <w:marLeft w:val="0"/>
          <w:marRight w:val="0"/>
          <w:marTop w:val="0"/>
          <w:marBottom w:val="0"/>
          <w:divBdr>
            <w:top w:val="none" w:sz="0" w:space="0" w:color="auto"/>
            <w:left w:val="none" w:sz="0" w:space="0" w:color="auto"/>
            <w:bottom w:val="none" w:sz="0" w:space="0" w:color="auto"/>
            <w:right w:val="none" w:sz="0" w:space="0" w:color="auto"/>
          </w:divBdr>
        </w:div>
        <w:div w:id="2090152107">
          <w:marLeft w:val="0"/>
          <w:marRight w:val="0"/>
          <w:marTop w:val="0"/>
          <w:marBottom w:val="0"/>
          <w:divBdr>
            <w:top w:val="none" w:sz="0" w:space="0" w:color="auto"/>
            <w:left w:val="none" w:sz="0" w:space="0" w:color="auto"/>
            <w:bottom w:val="none" w:sz="0" w:space="0" w:color="auto"/>
            <w:right w:val="none" w:sz="0" w:space="0" w:color="auto"/>
          </w:divBdr>
        </w:div>
        <w:div w:id="651180846">
          <w:marLeft w:val="0"/>
          <w:marRight w:val="0"/>
          <w:marTop w:val="0"/>
          <w:marBottom w:val="0"/>
          <w:divBdr>
            <w:top w:val="none" w:sz="0" w:space="0" w:color="auto"/>
            <w:left w:val="none" w:sz="0" w:space="0" w:color="auto"/>
            <w:bottom w:val="none" w:sz="0" w:space="0" w:color="auto"/>
            <w:right w:val="none" w:sz="0" w:space="0" w:color="auto"/>
          </w:divBdr>
        </w:div>
        <w:div w:id="1754280314">
          <w:marLeft w:val="0"/>
          <w:marRight w:val="0"/>
          <w:marTop w:val="0"/>
          <w:marBottom w:val="0"/>
          <w:divBdr>
            <w:top w:val="none" w:sz="0" w:space="0" w:color="auto"/>
            <w:left w:val="none" w:sz="0" w:space="0" w:color="auto"/>
            <w:bottom w:val="none" w:sz="0" w:space="0" w:color="auto"/>
            <w:right w:val="none" w:sz="0" w:space="0" w:color="auto"/>
          </w:divBdr>
        </w:div>
        <w:div w:id="588121643">
          <w:marLeft w:val="0"/>
          <w:marRight w:val="0"/>
          <w:marTop w:val="0"/>
          <w:marBottom w:val="0"/>
          <w:divBdr>
            <w:top w:val="none" w:sz="0" w:space="0" w:color="auto"/>
            <w:left w:val="none" w:sz="0" w:space="0" w:color="auto"/>
            <w:bottom w:val="none" w:sz="0" w:space="0" w:color="auto"/>
            <w:right w:val="none" w:sz="0" w:space="0" w:color="auto"/>
          </w:divBdr>
        </w:div>
        <w:div w:id="704250970">
          <w:marLeft w:val="0"/>
          <w:marRight w:val="0"/>
          <w:marTop w:val="0"/>
          <w:marBottom w:val="0"/>
          <w:divBdr>
            <w:top w:val="none" w:sz="0" w:space="0" w:color="auto"/>
            <w:left w:val="none" w:sz="0" w:space="0" w:color="auto"/>
            <w:bottom w:val="none" w:sz="0" w:space="0" w:color="auto"/>
            <w:right w:val="none" w:sz="0" w:space="0" w:color="auto"/>
          </w:divBdr>
        </w:div>
        <w:div w:id="139352342">
          <w:marLeft w:val="0"/>
          <w:marRight w:val="0"/>
          <w:marTop w:val="0"/>
          <w:marBottom w:val="0"/>
          <w:divBdr>
            <w:top w:val="none" w:sz="0" w:space="0" w:color="auto"/>
            <w:left w:val="none" w:sz="0" w:space="0" w:color="auto"/>
            <w:bottom w:val="none" w:sz="0" w:space="0" w:color="auto"/>
            <w:right w:val="none" w:sz="0" w:space="0" w:color="auto"/>
          </w:divBdr>
        </w:div>
        <w:div w:id="1180196151">
          <w:marLeft w:val="0"/>
          <w:marRight w:val="0"/>
          <w:marTop w:val="0"/>
          <w:marBottom w:val="0"/>
          <w:divBdr>
            <w:top w:val="none" w:sz="0" w:space="0" w:color="auto"/>
            <w:left w:val="none" w:sz="0" w:space="0" w:color="auto"/>
            <w:bottom w:val="none" w:sz="0" w:space="0" w:color="auto"/>
            <w:right w:val="none" w:sz="0" w:space="0" w:color="auto"/>
          </w:divBdr>
        </w:div>
        <w:div w:id="593320206">
          <w:marLeft w:val="0"/>
          <w:marRight w:val="0"/>
          <w:marTop w:val="0"/>
          <w:marBottom w:val="0"/>
          <w:divBdr>
            <w:top w:val="none" w:sz="0" w:space="0" w:color="auto"/>
            <w:left w:val="none" w:sz="0" w:space="0" w:color="auto"/>
            <w:bottom w:val="none" w:sz="0" w:space="0" w:color="auto"/>
            <w:right w:val="none" w:sz="0" w:space="0" w:color="auto"/>
          </w:divBdr>
        </w:div>
        <w:div w:id="316615733">
          <w:marLeft w:val="0"/>
          <w:marRight w:val="0"/>
          <w:marTop w:val="0"/>
          <w:marBottom w:val="0"/>
          <w:divBdr>
            <w:top w:val="none" w:sz="0" w:space="0" w:color="auto"/>
            <w:left w:val="none" w:sz="0" w:space="0" w:color="auto"/>
            <w:bottom w:val="none" w:sz="0" w:space="0" w:color="auto"/>
            <w:right w:val="none" w:sz="0" w:space="0" w:color="auto"/>
          </w:divBdr>
        </w:div>
        <w:div w:id="246378638">
          <w:marLeft w:val="0"/>
          <w:marRight w:val="0"/>
          <w:marTop w:val="0"/>
          <w:marBottom w:val="0"/>
          <w:divBdr>
            <w:top w:val="none" w:sz="0" w:space="0" w:color="auto"/>
            <w:left w:val="none" w:sz="0" w:space="0" w:color="auto"/>
            <w:bottom w:val="none" w:sz="0" w:space="0" w:color="auto"/>
            <w:right w:val="none" w:sz="0" w:space="0" w:color="auto"/>
          </w:divBdr>
        </w:div>
        <w:div w:id="663824006">
          <w:marLeft w:val="0"/>
          <w:marRight w:val="0"/>
          <w:marTop w:val="0"/>
          <w:marBottom w:val="0"/>
          <w:divBdr>
            <w:top w:val="none" w:sz="0" w:space="0" w:color="auto"/>
            <w:left w:val="none" w:sz="0" w:space="0" w:color="auto"/>
            <w:bottom w:val="none" w:sz="0" w:space="0" w:color="auto"/>
            <w:right w:val="none" w:sz="0" w:space="0" w:color="auto"/>
          </w:divBdr>
        </w:div>
        <w:div w:id="1806703351">
          <w:marLeft w:val="0"/>
          <w:marRight w:val="0"/>
          <w:marTop w:val="0"/>
          <w:marBottom w:val="0"/>
          <w:divBdr>
            <w:top w:val="none" w:sz="0" w:space="0" w:color="auto"/>
            <w:left w:val="none" w:sz="0" w:space="0" w:color="auto"/>
            <w:bottom w:val="none" w:sz="0" w:space="0" w:color="auto"/>
            <w:right w:val="none" w:sz="0" w:space="0" w:color="auto"/>
          </w:divBdr>
        </w:div>
        <w:div w:id="80031583">
          <w:marLeft w:val="0"/>
          <w:marRight w:val="0"/>
          <w:marTop w:val="0"/>
          <w:marBottom w:val="0"/>
          <w:divBdr>
            <w:top w:val="none" w:sz="0" w:space="0" w:color="auto"/>
            <w:left w:val="none" w:sz="0" w:space="0" w:color="auto"/>
            <w:bottom w:val="none" w:sz="0" w:space="0" w:color="auto"/>
            <w:right w:val="none" w:sz="0" w:space="0" w:color="auto"/>
          </w:divBdr>
        </w:div>
        <w:div w:id="1848784103">
          <w:marLeft w:val="0"/>
          <w:marRight w:val="0"/>
          <w:marTop w:val="0"/>
          <w:marBottom w:val="0"/>
          <w:divBdr>
            <w:top w:val="none" w:sz="0" w:space="0" w:color="auto"/>
            <w:left w:val="none" w:sz="0" w:space="0" w:color="auto"/>
            <w:bottom w:val="none" w:sz="0" w:space="0" w:color="auto"/>
            <w:right w:val="none" w:sz="0" w:space="0" w:color="auto"/>
          </w:divBdr>
        </w:div>
        <w:div w:id="319769676">
          <w:marLeft w:val="0"/>
          <w:marRight w:val="0"/>
          <w:marTop w:val="0"/>
          <w:marBottom w:val="0"/>
          <w:divBdr>
            <w:top w:val="none" w:sz="0" w:space="0" w:color="auto"/>
            <w:left w:val="none" w:sz="0" w:space="0" w:color="auto"/>
            <w:bottom w:val="none" w:sz="0" w:space="0" w:color="auto"/>
            <w:right w:val="none" w:sz="0" w:space="0" w:color="auto"/>
          </w:divBdr>
        </w:div>
      </w:divsChild>
    </w:div>
    <w:div w:id="800809569">
      <w:bodyDiv w:val="1"/>
      <w:marLeft w:val="0"/>
      <w:marRight w:val="0"/>
      <w:marTop w:val="0"/>
      <w:marBottom w:val="0"/>
      <w:divBdr>
        <w:top w:val="none" w:sz="0" w:space="0" w:color="auto"/>
        <w:left w:val="none" w:sz="0" w:space="0" w:color="auto"/>
        <w:bottom w:val="none" w:sz="0" w:space="0" w:color="auto"/>
        <w:right w:val="none" w:sz="0" w:space="0" w:color="auto"/>
      </w:divBdr>
    </w:div>
    <w:div w:id="820928839">
      <w:bodyDiv w:val="1"/>
      <w:marLeft w:val="0"/>
      <w:marRight w:val="0"/>
      <w:marTop w:val="0"/>
      <w:marBottom w:val="0"/>
      <w:divBdr>
        <w:top w:val="none" w:sz="0" w:space="0" w:color="auto"/>
        <w:left w:val="none" w:sz="0" w:space="0" w:color="auto"/>
        <w:bottom w:val="none" w:sz="0" w:space="0" w:color="auto"/>
        <w:right w:val="none" w:sz="0" w:space="0" w:color="auto"/>
      </w:divBdr>
    </w:div>
    <w:div w:id="849023113">
      <w:bodyDiv w:val="1"/>
      <w:marLeft w:val="0"/>
      <w:marRight w:val="0"/>
      <w:marTop w:val="0"/>
      <w:marBottom w:val="0"/>
      <w:divBdr>
        <w:top w:val="none" w:sz="0" w:space="0" w:color="auto"/>
        <w:left w:val="none" w:sz="0" w:space="0" w:color="auto"/>
        <w:bottom w:val="none" w:sz="0" w:space="0" w:color="auto"/>
        <w:right w:val="none" w:sz="0" w:space="0" w:color="auto"/>
      </w:divBdr>
    </w:div>
    <w:div w:id="853763417">
      <w:bodyDiv w:val="1"/>
      <w:marLeft w:val="0"/>
      <w:marRight w:val="0"/>
      <w:marTop w:val="0"/>
      <w:marBottom w:val="0"/>
      <w:divBdr>
        <w:top w:val="none" w:sz="0" w:space="0" w:color="auto"/>
        <w:left w:val="none" w:sz="0" w:space="0" w:color="auto"/>
        <w:bottom w:val="none" w:sz="0" w:space="0" w:color="auto"/>
        <w:right w:val="none" w:sz="0" w:space="0" w:color="auto"/>
      </w:divBdr>
      <w:divsChild>
        <w:div w:id="616060407">
          <w:marLeft w:val="0"/>
          <w:marRight w:val="0"/>
          <w:marTop w:val="0"/>
          <w:marBottom w:val="0"/>
          <w:divBdr>
            <w:top w:val="none" w:sz="0" w:space="0" w:color="auto"/>
            <w:left w:val="none" w:sz="0" w:space="0" w:color="auto"/>
            <w:bottom w:val="none" w:sz="0" w:space="0" w:color="auto"/>
            <w:right w:val="none" w:sz="0" w:space="0" w:color="auto"/>
          </w:divBdr>
        </w:div>
        <w:div w:id="324285237">
          <w:marLeft w:val="0"/>
          <w:marRight w:val="0"/>
          <w:marTop w:val="0"/>
          <w:marBottom w:val="0"/>
          <w:divBdr>
            <w:top w:val="none" w:sz="0" w:space="0" w:color="auto"/>
            <w:left w:val="none" w:sz="0" w:space="0" w:color="auto"/>
            <w:bottom w:val="none" w:sz="0" w:space="0" w:color="auto"/>
            <w:right w:val="none" w:sz="0" w:space="0" w:color="auto"/>
          </w:divBdr>
        </w:div>
        <w:div w:id="184712386">
          <w:marLeft w:val="0"/>
          <w:marRight w:val="0"/>
          <w:marTop w:val="0"/>
          <w:marBottom w:val="0"/>
          <w:divBdr>
            <w:top w:val="none" w:sz="0" w:space="0" w:color="auto"/>
            <w:left w:val="none" w:sz="0" w:space="0" w:color="auto"/>
            <w:bottom w:val="none" w:sz="0" w:space="0" w:color="auto"/>
            <w:right w:val="none" w:sz="0" w:space="0" w:color="auto"/>
          </w:divBdr>
        </w:div>
        <w:div w:id="1375691664">
          <w:marLeft w:val="0"/>
          <w:marRight w:val="0"/>
          <w:marTop w:val="0"/>
          <w:marBottom w:val="0"/>
          <w:divBdr>
            <w:top w:val="none" w:sz="0" w:space="0" w:color="auto"/>
            <w:left w:val="none" w:sz="0" w:space="0" w:color="auto"/>
            <w:bottom w:val="none" w:sz="0" w:space="0" w:color="auto"/>
            <w:right w:val="none" w:sz="0" w:space="0" w:color="auto"/>
          </w:divBdr>
        </w:div>
        <w:div w:id="688331242">
          <w:marLeft w:val="0"/>
          <w:marRight w:val="0"/>
          <w:marTop w:val="0"/>
          <w:marBottom w:val="0"/>
          <w:divBdr>
            <w:top w:val="none" w:sz="0" w:space="0" w:color="auto"/>
            <w:left w:val="none" w:sz="0" w:space="0" w:color="auto"/>
            <w:bottom w:val="none" w:sz="0" w:space="0" w:color="auto"/>
            <w:right w:val="none" w:sz="0" w:space="0" w:color="auto"/>
          </w:divBdr>
        </w:div>
        <w:div w:id="936837947">
          <w:marLeft w:val="0"/>
          <w:marRight w:val="0"/>
          <w:marTop w:val="0"/>
          <w:marBottom w:val="0"/>
          <w:divBdr>
            <w:top w:val="none" w:sz="0" w:space="0" w:color="auto"/>
            <w:left w:val="none" w:sz="0" w:space="0" w:color="auto"/>
            <w:bottom w:val="none" w:sz="0" w:space="0" w:color="auto"/>
            <w:right w:val="none" w:sz="0" w:space="0" w:color="auto"/>
          </w:divBdr>
        </w:div>
        <w:div w:id="1791051863">
          <w:marLeft w:val="0"/>
          <w:marRight w:val="0"/>
          <w:marTop w:val="0"/>
          <w:marBottom w:val="0"/>
          <w:divBdr>
            <w:top w:val="none" w:sz="0" w:space="0" w:color="auto"/>
            <w:left w:val="none" w:sz="0" w:space="0" w:color="auto"/>
            <w:bottom w:val="none" w:sz="0" w:space="0" w:color="auto"/>
            <w:right w:val="none" w:sz="0" w:space="0" w:color="auto"/>
          </w:divBdr>
        </w:div>
        <w:div w:id="1640384091">
          <w:marLeft w:val="0"/>
          <w:marRight w:val="0"/>
          <w:marTop w:val="0"/>
          <w:marBottom w:val="0"/>
          <w:divBdr>
            <w:top w:val="none" w:sz="0" w:space="0" w:color="auto"/>
            <w:left w:val="none" w:sz="0" w:space="0" w:color="auto"/>
            <w:bottom w:val="none" w:sz="0" w:space="0" w:color="auto"/>
            <w:right w:val="none" w:sz="0" w:space="0" w:color="auto"/>
          </w:divBdr>
        </w:div>
        <w:div w:id="512184001">
          <w:marLeft w:val="0"/>
          <w:marRight w:val="0"/>
          <w:marTop w:val="0"/>
          <w:marBottom w:val="0"/>
          <w:divBdr>
            <w:top w:val="none" w:sz="0" w:space="0" w:color="auto"/>
            <w:left w:val="none" w:sz="0" w:space="0" w:color="auto"/>
            <w:bottom w:val="none" w:sz="0" w:space="0" w:color="auto"/>
            <w:right w:val="none" w:sz="0" w:space="0" w:color="auto"/>
          </w:divBdr>
        </w:div>
        <w:div w:id="1922718198">
          <w:marLeft w:val="0"/>
          <w:marRight w:val="0"/>
          <w:marTop w:val="0"/>
          <w:marBottom w:val="0"/>
          <w:divBdr>
            <w:top w:val="none" w:sz="0" w:space="0" w:color="auto"/>
            <w:left w:val="none" w:sz="0" w:space="0" w:color="auto"/>
            <w:bottom w:val="none" w:sz="0" w:space="0" w:color="auto"/>
            <w:right w:val="none" w:sz="0" w:space="0" w:color="auto"/>
          </w:divBdr>
        </w:div>
        <w:div w:id="1734964144">
          <w:marLeft w:val="0"/>
          <w:marRight w:val="0"/>
          <w:marTop w:val="0"/>
          <w:marBottom w:val="0"/>
          <w:divBdr>
            <w:top w:val="none" w:sz="0" w:space="0" w:color="auto"/>
            <w:left w:val="none" w:sz="0" w:space="0" w:color="auto"/>
            <w:bottom w:val="none" w:sz="0" w:space="0" w:color="auto"/>
            <w:right w:val="none" w:sz="0" w:space="0" w:color="auto"/>
          </w:divBdr>
        </w:div>
        <w:div w:id="1501769997">
          <w:marLeft w:val="0"/>
          <w:marRight w:val="0"/>
          <w:marTop w:val="0"/>
          <w:marBottom w:val="0"/>
          <w:divBdr>
            <w:top w:val="none" w:sz="0" w:space="0" w:color="auto"/>
            <w:left w:val="none" w:sz="0" w:space="0" w:color="auto"/>
            <w:bottom w:val="none" w:sz="0" w:space="0" w:color="auto"/>
            <w:right w:val="none" w:sz="0" w:space="0" w:color="auto"/>
          </w:divBdr>
        </w:div>
        <w:div w:id="1526866404">
          <w:marLeft w:val="0"/>
          <w:marRight w:val="0"/>
          <w:marTop w:val="0"/>
          <w:marBottom w:val="0"/>
          <w:divBdr>
            <w:top w:val="none" w:sz="0" w:space="0" w:color="auto"/>
            <w:left w:val="none" w:sz="0" w:space="0" w:color="auto"/>
            <w:bottom w:val="none" w:sz="0" w:space="0" w:color="auto"/>
            <w:right w:val="none" w:sz="0" w:space="0" w:color="auto"/>
          </w:divBdr>
        </w:div>
        <w:div w:id="1114593005">
          <w:marLeft w:val="0"/>
          <w:marRight w:val="0"/>
          <w:marTop w:val="0"/>
          <w:marBottom w:val="0"/>
          <w:divBdr>
            <w:top w:val="none" w:sz="0" w:space="0" w:color="auto"/>
            <w:left w:val="none" w:sz="0" w:space="0" w:color="auto"/>
            <w:bottom w:val="none" w:sz="0" w:space="0" w:color="auto"/>
            <w:right w:val="none" w:sz="0" w:space="0" w:color="auto"/>
          </w:divBdr>
        </w:div>
        <w:div w:id="1937132097">
          <w:marLeft w:val="0"/>
          <w:marRight w:val="0"/>
          <w:marTop w:val="0"/>
          <w:marBottom w:val="0"/>
          <w:divBdr>
            <w:top w:val="none" w:sz="0" w:space="0" w:color="auto"/>
            <w:left w:val="none" w:sz="0" w:space="0" w:color="auto"/>
            <w:bottom w:val="none" w:sz="0" w:space="0" w:color="auto"/>
            <w:right w:val="none" w:sz="0" w:space="0" w:color="auto"/>
          </w:divBdr>
        </w:div>
        <w:div w:id="1320768151">
          <w:marLeft w:val="0"/>
          <w:marRight w:val="0"/>
          <w:marTop w:val="0"/>
          <w:marBottom w:val="0"/>
          <w:divBdr>
            <w:top w:val="none" w:sz="0" w:space="0" w:color="auto"/>
            <w:left w:val="none" w:sz="0" w:space="0" w:color="auto"/>
            <w:bottom w:val="none" w:sz="0" w:space="0" w:color="auto"/>
            <w:right w:val="none" w:sz="0" w:space="0" w:color="auto"/>
          </w:divBdr>
        </w:div>
        <w:div w:id="2125732385">
          <w:marLeft w:val="0"/>
          <w:marRight w:val="0"/>
          <w:marTop w:val="0"/>
          <w:marBottom w:val="0"/>
          <w:divBdr>
            <w:top w:val="none" w:sz="0" w:space="0" w:color="auto"/>
            <w:left w:val="none" w:sz="0" w:space="0" w:color="auto"/>
            <w:bottom w:val="none" w:sz="0" w:space="0" w:color="auto"/>
            <w:right w:val="none" w:sz="0" w:space="0" w:color="auto"/>
          </w:divBdr>
        </w:div>
        <w:div w:id="1637644627">
          <w:marLeft w:val="0"/>
          <w:marRight w:val="0"/>
          <w:marTop w:val="0"/>
          <w:marBottom w:val="0"/>
          <w:divBdr>
            <w:top w:val="none" w:sz="0" w:space="0" w:color="auto"/>
            <w:left w:val="none" w:sz="0" w:space="0" w:color="auto"/>
            <w:bottom w:val="none" w:sz="0" w:space="0" w:color="auto"/>
            <w:right w:val="none" w:sz="0" w:space="0" w:color="auto"/>
          </w:divBdr>
        </w:div>
        <w:div w:id="553661667">
          <w:marLeft w:val="0"/>
          <w:marRight w:val="0"/>
          <w:marTop w:val="0"/>
          <w:marBottom w:val="0"/>
          <w:divBdr>
            <w:top w:val="none" w:sz="0" w:space="0" w:color="auto"/>
            <w:left w:val="none" w:sz="0" w:space="0" w:color="auto"/>
            <w:bottom w:val="none" w:sz="0" w:space="0" w:color="auto"/>
            <w:right w:val="none" w:sz="0" w:space="0" w:color="auto"/>
          </w:divBdr>
        </w:div>
        <w:div w:id="129178298">
          <w:marLeft w:val="0"/>
          <w:marRight w:val="0"/>
          <w:marTop w:val="0"/>
          <w:marBottom w:val="0"/>
          <w:divBdr>
            <w:top w:val="none" w:sz="0" w:space="0" w:color="auto"/>
            <w:left w:val="none" w:sz="0" w:space="0" w:color="auto"/>
            <w:bottom w:val="none" w:sz="0" w:space="0" w:color="auto"/>
            <w:right w:val="none" w:sz="0" w:space="0" w:color="auto"/>
          </w:divBdr>
        </w:div>
        <w:div w:id="1779180324">
          <w:marLeft w:val="0"/>
          <w:marRight w:val="0"/>
          <w:marTop w:val="0"/>
          <w:marBottom w:val="0"/>
          <w:divBdr>
            <w:top w:val="none" w:sz="0" w:space="0" w:color="auto"/>
            <w:left w:val="none" w:sz="0" w:space="0" w:color="auto"/>
            <w:bottom w:val="none" w:sz="0" w:space="0" w:color="auto"/>
            <w:right w:val="none" w:sz="0" w:space="0" w:color="auto"/>
          </w:divBdr>
        </w:div>
        <w:div w:id="649098205">
          <w:marLeft w:val="0"/>
          <w:marRight w:val="0"/>
          <w:marTop w:val="0"/>
          <w:marBottom w:val="0"/>
          <w:divBdr>
            <w:top w:val="none" w:sz="0" w:space="0" w:color="auto"/>
            <w:left w:val="none" w:sz="0" w:space="0" w:color="auto"/>
            <w:bottom w:val="none" w:sz="0" w:space="0" w:color="auto"/>
            <w:right w:val="none" w:sz="0" w:space="0" w:color="auto"/>
          </w:divBdr>
        </w:div>
        <w:div w:id="181403720">
          <w:marLeft w:val="0"/>
          <w:marRight w:val="0"/>
          <w:marTop w:val="0"/>
          <w:marBottom w:val="0"/>
          <w:divBdr>
            <w:top w:val="none" w:sz="0" w:space="0" w:color="auto"/>
            <w:left w:val="none" w:sz="0" w:space="0" w:color="auto"/>
            <w:bottom w:val="none" w:sz="0" w:space="0" w:color="auto"/>
            <w:right w:val="none" w:sz="0" w:space="0" w:color="auto"/>
          </w:divBdr>
        </w:div>
        <w:div w:id="1089274673">
          <w:marLeft w:val="0"/>
          <w:marRight w:val="0"/>
          <w:marTop w:val="0"/>
          <w:marBottom w:val="0"/>
          <w:divBdr>
            <w:top w:val="none" w:sz="0" w:space="0" w:color="auto"/>
            <w:left w:val="none" w:sz="0" w:space="0" w:color="auto"/>
            <w:bottom w:val="none" w:sz="0" w:space="0" w:color="auto"/>
            <w:right w:val="none" w:sz="0" w:space="0" w:color="auto"/>
          </w:divBdr>
        </w:div>
        <w:div w:id="1772628683">
          <w:marLeft w:val="0"/>
          <w:marRight w:val="0"/>
          <w:marTop w:val="0"/>
          <w:marBottom w:val="0"/>
          <w:divBdr>
            <w:top w:val="none" w:sz="0" w:space="0" w:color="auto"/>
            <w:left w:val="none" w:sz="0" w:space="0" w:color="auto"/>
            <w:bottom w:val="none" w:sz="0" w:space="0" w:color="auto"/>
            <w:right w:val="none" w:sz="0" w:space="0" w:color="auto"/>
          </w:divBdr>
        </w:div>
        <w:div w:id="812597634">
          <w:marLeft w:val="0"/>
          <w:marRight w:val="0"/>
          <w:marTop w:val="0"/>
          <w:marBottom w:val="0"/>
          <w:divBdr>
            <w:top w:val="none" w:sz="0" w:space="0" w:color="auto"/>
            <w:left w:val="none" w:sz="0" w:space="0" w:color="auto"/>
            <w:bottom w:val="none" w:sz="0" w:space="0" w:color="auto"/>
            <w:right w:val="none" w:sz="0" w:space="0" w:color="auto"/>
          </w:divBdr>
        </w:div>
      </w:divsChild>
    </w:div>
    <w:div w:id="939262244">
      <w:bodyDiv w:val="1"/>
      <w:marLeft w:val="0"/>
      <w:marRight w:val="0"/>
      <w:marTop w:val="0"/>
      <w:marBottom w:val="0"/>
      <w:divBdr>
        <w:top w:val="none" w:sz="0" w:space="0" w:color="auto"/>
        <w:left w:val="none" w:sz="0" w:space="0" w:color="auto"/>
        <w:bottom w:val="none" w:sz="0" w:space="0" w:color="auto"/>
        <w:right w:val="none" w:sz="0" w:space="0" w:color="auto"/>
      </w:divBdr>
    </w:div>
    <w:div w:id="1059935355">
      <w:bodyDiv w:val="1"/>
      <w:marLeft w:val="0"/>
      <w:marRight w:val="0"/>
      <w:marTop w:val="0"/>
      <w:marBottom w:val="0"/>
      <w:divBdr>
        <w:top w:val="none" w:sz="0" w:space="0" w:color="auto"/>
        <w:left w:val="none" w:sz="0" w:space="0" w:color="auto"/>
        <w:bottom w:val="none" w:sz="0" w:space="0" w:color="auto"/>
        <w:right w:val="none" w:sz="0" w:space="0" w:color="auto"/>
      </w:divBdr>
      <w:divsChild>
        <w:div w:id="1178933003">
          <w:marLeft w:val="0"/>
          <w:marRight w:val="0"/>
          <w:marTop w:val="0"/>
          <w:marBottom w:val="0"/>
          <w:divBdr>
            <w:top w:val="none" w:sz="0" w:space="0" w:color="auto"/>
            <w:left w:val="none" w:sz="0" w:space="0" w:color="auto"/>
            <w:bottom w:val="none" w:sz="0" w:space="0" w:color="auto"/>
            <w:right w:val="none" w:sz="0" w:space="0" w:color="auto"/>
          </w:divBdr>
        </w:div>
        <w:div w:id="96413956">
          <w:marLeft w:val="0"/>
          <w:marRight w:val="0"/>
          <w:marTop w:val="0"/>
          <w:marBottom w:val="0"/>
          <w:divBdr>
            <w:top w:val="none" w:sz="0" w:space="0" w:color="auto"/>
            <w:left w:val="none" w:sz="0" w:space="0" w:color="auto"/>
            <w:bottom w:val="none" w:sz="0" w:space="0" w:color="auto"/>
            <w:right w:val="none" w:sz="0" w:space="0" w:color="auto"/>
          </w:divBdr>
        </w:div>
        <w:div w:id="99299864">
          <w:marLeft w:val="0"/>
          <w:marRight w:val="0"/>
          <w:marTop w:val="0"/>
          <w:marBottom w:val="0"/>
          <w:divBdr>
            <w:top w:val="none" w:sz="0" w:space="0" w:color="auto"/>
            <w:left w:val="none" w:sz="0" w:space="0" w:color="auto"/>
            <w:bottom w:val="none" w:sz="0" w:space="0" w:color="auto"/>
            <w:right w:val="none" w:sz="0" w:space="0" w:color="auto"/>
          </w:divBdr>
        </w:div>
        <w:div w:id="1794053742">
          <w:marLeft w:val="0"/>
          <w:marRight w:val="0"/>
          <w:marTop w:val="0"/>
          <w:marBottom w:val="0"/>
          <w:divBdr>
            <w:top w:val="none" w:sz="0" w:space="0" w:color="auto"/>
            <w:left w:val="none" w:sz="0" w:space="0" w:color="auto"/>
            <w:bottom w:val="none" w:sz="0" w:space="0" w:color="auto"/>
            <w:right w:val="none" w:sz="0" w:space="0" w:color="auto"/>
          </w:divBdr>
        </w:div>
        <w:div w:id="1974867574">
          <w:marLeft w:val="0"/>
          <w:marRight w:val="0"/>
          <w:marTop w:val="0"/>
          <w:marBottom w:val="0"/>
          <w:divBdr>
            <w:top w:val="none" w:sz="0" w:space="0" w:color="auto"/>
            <w:left w:val="none" w:sz="0" w:space="0" w:color="auto"/>
            <w:bottom w:val="none" w:sz="0" w:space="0" w:color="auto"/>
            <w:right w:val="none" w:sz="0" w:space="0" w:color="auto"/>
          </w:divBdr>
        </w:div>
        <w:div w:id="1309869536">
          <w:marLeft w:val="0"/>
          <w:marRight w:val="0"/>
          <w:marTop w:val="0"/>
          <w:marBottom w:val="0"/>
          <w:divBdr>
            <w:top w:val="none" w:sz="0" w:space="0" w:color="auto"/>
            <w:left w:val="none" w:sz="0" w:space="0" w:color="auto"/>
            <w:bottom w:val="none" w:sz="0" w:space="0" w:color="auto"/>
            <w:right w:val="none" w:sz="0" w:space="0" w:color="auto"/>
          </w:divBdr>
        </w:div>
        <w:div w:id="1942227533">
          <w:marLeft w:val="0"/>
          <w:marRight w:val="0"/>
          <w:marTop w:val="0"/>
          <w:marBottom w:val="0"/>
          <w:divBdr>
            <w:top w:val="none" w:sz="0" w:space="0" w:color="auto"/>
            <w:left w:val="none" w:sz="0" w:space="0" w:color="auto"/>
            <w:bottom w:val="none" w:sz="0" w:space="0" w:color="auto"/>
            <w:right w:val="none" w:sz="0" w:space="0" w:color="auto"/>
          </w:divBdr>
        </w:div>
        <w:div w:id="845900980">
          <w:marLeft w:val="0"/>
          <w:marRight w:val="0"/>
          <w:marTop w:val="0"/>
          <w:marBottom w:val="0"/>
          <w:divBdr>
            <w:top w:val="none" w:sz="0" w:space="0" w:color="auto"/>
            <w:left w:val="none" w:sz="0" w:space="0" w:color="auto"/>
            <w:bottom w:val="none" w:sz="0" w:space="0" w:color="auto"/>
            <w:right w:val="none" w:sz="0" w:space="0" w:color="auto"/>
          </w:divBdr>
        </w:div>
        <w:div w:id="1576894274">
          <w:marLeft w:val="0"/>
          <w:marRight w:val="0"/>
          <w:marTop w:val="0"/>
          <w:marBottom w:val="0"/>
          <w:divBdr>
            <w:top w:val="none" w:sz="0" w:space="0" w:color="auto"/>
            <w:left w:val="none" w:sz="0" w:space="0" w:color="auto"/>
            <w:bottom w:val="none" w:sz="0" w:space="0" w:color="auto"/>
            <w:right w:val="none" w:sz="0" w:space="0" w:color="auto"/>
          </w:divBdr>
        </w:div>
        <w:div w:id="1145851857">
          <w:marLeft w:val="0"/>
          <w:marRight w:val="0"/>
          <w:marTop w:val="0"/>
          <w:marBottom w:val="0"/>
          <w:divBdr>
            <w:top w:val="none" w:sz="0" w:space="0" w:color="auto"/>
            <w:left w:val="none" w:sz="0" w:space="0" w:color="auto"/>
            <w:bottom w:val="none" w:sz="0" w:space="0" w:color="auto"/>
            <w:right w:val="none" w:sz="0" w:space="0" w:color="auto"/>
          </w:divBdr>
        </w:div>
        <w:div w:id="870538178">
          <w:marLeft w:val="0"/>
          <w:marRight w:val="0"/>
          <w:marTop w:val="0"/>
          <w:marBottom w:val="0"/>
          <w:divBdr>
            <w:top w:val="none" w:sz="0" w:space="0" w:color="auto"/>
            <w:left w:val="none" w:sz="0" w:space="0" w:color="auto"/>
            <w:bottom w:val="none" w:sz="0" w:space="0" w:color="auto"/>
            <w:right w:val="none" w:sz="0" w:space="0" w:color="auto"/>
          </w:divBdr>
        </w:div>
        <w:div w:id="979649033">
          <w:marLeft w:val="0"/>
          <w:marRight w:val="0"/>
          <w:marTop w:val="0"/>
          <w:marBottom w:val="0"/>
          <w:divBdr>
            <w:top w:val="none" w:sz="0" w:space="0" w:color="auto"/>
            <w:left w:val="none" w:sz="0" w:space="0" w:color="auto"/>
            <w:bottom w:val="none" w:sz="0" w:space="0" w:color="auto"/>
            <w:right w:val="none" w:sz="0" w:space="0" w:color="auto"/>
          </w:divBdr>
        </w:div>
        <w:div w:id="23867823">
          <w:marLeft w:val="0"/>
          <w:marRight w:val="0"/>
          <w:marTop w:val="0"/>
          <w:marBottom w:val="0"/>
          <w:divBdr>
            <w:top w:val="none" w:sz="0" w:space="0" w:color="auto"/>
            <w:left w:val="none" w:sz="0" w:space="0" w:color="auto"/>
            <w:bottom w:val="none" w:sz="0" w:space="0" w:color="auto"/>
            <w:right w:val="none" w:sz="0" w:space="0" w:color="auto"/>
          </w:divBdr>
        </w:div>
        <w:div w:id="340814338">
          <w:marLeft w:val="0"/>
          <w:marRight w:val="0"/>
          <w:marTop w:val="0"/>
          <w:marBottom w:val="0"/>
          <w:divBdr>
            <w:top w:val="none" w:sz="0" w:space="0" w:color="auto"/>
            <w:left w:val="none" w:sz="0" w:space="0" w:color="auto"/>
            <w:bottom w:val="none" w:sz="0" w:space="0" w:color="auto"/>
            <w:right w:val="none" w:sz="0" w:space="0" w:color="auto"/>
          </w:divBdr>
        </w:div>
        <w:div w:id="13112492">
          <w:marLeft w:val="0"/>
          <w:marRight w:val="0"/>
          <w:marTop w:val="0"/>
          <w:marBottom w:val="0"/>
          <w:divBdr>
            <w:top w:val="none" w:sz="0" w:space="0" w:color="auto"/>
            <w:left w:val="none" w:sz="0" w:space="0" w:color="auto"/>
            <w:bottom w:val="none" w:sz="0" w:space="0" w:color="auto"/>
            <w:right w:val="none" w:sz="0" w:space="0" w:color="auto"/>
          </w:divBdr>
        </w:div>
        <w:div w:id="224537127">
          <w:marLeft w:val="0"/>
          <w:marRight w:val="0"/>
          <w:marTop w:val="0"/>
          <w:marBottom w:val="0"/>
          <w:divBdr>
            <w:top w:val="none" w:sz="0" w:space="0" w:color="auto"/>
            <w:left w:val="none" w:sz="0" w:space="0" w:color="auto"/>
            <w:bottom w:val="none" w:sz="0" w:space="0" w:color="auto"/>
            <w:right w:val="none" w:sz="0" w:space="0" w:color="auto"/>
          </w:divBdr>
        </w:div>
        <w:div w:id="574125564">
          <w:marLeft w:val="0"/>
          <w:marRight w:val="0"/>
          <w:marTop w:val="0"/>
          <w:marBottom w:val="0"/>
          <w:divBdr>
            <w:top w:val="none" w:sz="0" w:space="0" w:color="auto"/>
            <w:left w:val="none" w:sz="0" w:space="0" w:color="auto"/>
            <w:bottom w:val="none" w:sz="0" w:space="0" w:color="auto"/>
            <w:right w:val="none" w:sz="0" w:space="0" w:color="auto"/>
          </w:divBdr>
        </w:div>
        <w:div w:id="1687638949">
          <w:marLeft w:val="0"/>
          <w:marRight w:val="0"/>
          <w:marTop w:val="0"/>
          <w:marBottom w:val="0"/>
          <w:divBdr>
            <w:top w:val="none" w:sz="0" w:space="0" w:color="auto"/>
            <w:left w:val="none" w:sz="0" w:space="0" w:color="auto"/>
            <w:bottom w:val="none" w:sz="0" w:space="0" w:color="auto"/>
            <w:right w:val="none" w:sz="0" w:space="0" w:color="auto"/>
          </w:divBdr>
        </w:div>
        <w:div w:id="290673111">
          <w:marLeft w:val="0"/>
          <w:marRight w:val="0"/>
          <w:marTop w:val="0"/>
          <w:marBottom w:val="0"/>
          <w:divBdr>
            <w:top w:val="none" w:sz="0" w:space="0" w:color="auto"/>
            <w:left w:val="none" w:sz="0" w:space="0" w:color="auto"/>
            <w:bottom w:val="none" w:sz="0" w:space="0" w:color="auto"/>
            <w:right w:val="none" w:sz="0" w:space="0" w:color="auto"/>
          </w:divBdr>
        </w:div>
        <w:div w:id="1027414419">
          <w:marLeft w:val="0"/>
          <w:marRight w:val="0"/>
          <w:marTop w:val="0"/>
          <w:marBottom w:val="0"/>
          <w:divBdr>
            <w:top w:val="none" w:sz="0" w:space="0" w:color="auto"/>
            <w:left w:val="none" w:sz="0" w:space="0" w:color="auto"/>
            <w:bottom w:val="none" w:sz="0" w:space="0" w:color="auto"/>
            <w:right w:val="none" w:sz="0" w:space="0" w:color="auto"/>
          </w:divBdr>
        </w:div>
        <w:div w:id="663554759">
          <w:marLeft w:val="0"/>
          <w:marRight w:val="0"/>
          <w:marTop w:val="0"/>
          <w:marBottom w:val="0"/>
          <w:divBdr>
            <w:top w:val="none" w:sz="0" w:space="0" w:color="auto"/>
            <w:left w:val="none" w:sz="0" w:space="0" w:color="auto"/>
            <w:bottom w:val="none" w:sz="0" w:space="0" w:color="auto"/>
            <w:right w:val="none" w:sz="0" w:space="0" w:color="auto"/>
          </w:divBdr>
        </w:div>
        <w:div w:id="1869099763">
          <w:marLeft w:val="0"/>
          <w:marRight w:val="0"/>
          <w:marTop w:val="0"/>
          <w:marBottom w:val="0"/>
          <w:divBdr>
            <w:top w:val="none" w:sz="0" w:space="0" w:color="auto"/>
            <w:left w:val="none" w:sz="0" w:space="0" w:color="auto"/>
            <w:bottom w:val="none" w:sz="0" w:space="0" w:color="auto"/>
            <w:right w:val="none" w:sz="0" w:space="0" w:color="auto"/>
          </w:divBdr>
        </w:div>
        <w:div w:id="540288535">
          <w:marLeft w:val="0"/>
          <w:marRight w:val="0"/>
          <w:marTop w:val="0"/>
          <w:marBottom w:val="0"/>
          <w:divBdr>
            <w:top w:val="none" w:sz="0" w:space="0" w:color="auto"/>
            <w:left w:val="none" w:sz="0" w:space="0" w:color="auto"/>
            <w:bottom w:val="none" w:sz="0" w:space="0" w:color="auto"/>
            <w:right w:val="none" w:sz="0" w:space="0" w:color="auto"/>
          </w:divBdr>
        </w:div>
        <w:div w:id="1675298498">
          <w:marLeft w:val="0"/>
          <w:marRight w:val="0"/>
          <w:marTop w:val="0"/>
          <w:marBottom w:val="0"/>
          <w:divBdr>
            <w:top w:val="none" w:sz="0" w:space="0" w:color="auto"/>
            <w:left w:val="none" w:sz="0" w:space="0" w:color="auto"/>
            <w:bottom w:val="none" w:sz="0" w:space="0" w:color="auto"/>
            <w:right w:val="none" w:sz="0" w:space="0" w:color="auto"/>
          </w:divBdr>
        </w:div>
        <w:div w:id="1183939171">
          <w:marLeft w:val="0"/>
          <w:marRight w:val="0"/>
          <w:marTop w:val="0"/>
          <w:marBottom w:val="0"/>
          <w:divBdr>
            <w:top w:val="none" w:sz="0" w:space="0" w:color="auto"/>
            <w:left w:val="none" w:sz="0" w:space="0" w:color="auto"/>
            <w:bottom w:val="none" w:sz="0" w:space="0" w:color="auto"/>
            <w:right w:val="none" w:sz="0" w:space="0" w:color="auto"/>
          </w:divBdr>
        </w:div>
        <w:div w:id="1345981861">
          <w:marLeft w:val="0"/>
          <w:marRight w:val="0"/>
          <w:marTop w:val="0"/>
          <w:marBottom w:val="0"/>
          <w:divBdr>
            <w:top w:val="none" w:sz="0" w:space="0" w:color="auto"/>
            <w:left w:val="none" w:sz="0" w:space="0" w:color="auto"/>
            <w:bottom w:val="none" w:sz="0" w:space="0" w:color="auto"/>
            <w:right w:val="none" w:sz="0" w:space="0" w:color="auto"/>
          </w:divBdr>
        </w:div>
        <w:div w:id="1943876833">
          <w:marLeft w:val="0"/>
          <w:marRight w:val="0"/>
          <w:marTop w:val="0"/>
          <w:marBottom w:val="0"/>
          <w:divBdr>
            <w:top w:val="none" w:sz="0" w:space="0" w:color="auto"/>
            <w:left w:val="none" w:sz="0" w:space="0" w:color="auto"/>
            <w:bottom w:val="none" w:sz="0" w:space="0" w:color="auto"/>
            <w:right w:val="none" w:sz="0" w:space="0" w:color="auto"/>
          </w:divBdr>
        </w:div>
        <w:div w:id="794717640">
          <w:marLeft w:val="0"/>
          <w:marRight w:val="0"/>
          <w:marTop w:val="0"/>
          <w:marBottom w:val="0"/>
          <w:divBdr>
            <w:top w:val="none" w:sz="0" w:space="0" w:color="auto"/>
            <w:left w:val="none" w:sz="0" w:space="0" w:color="auto"/>
            <w:bottom w:val="none" w:sz="0" w:space="0" w:color="auto"/>
            <w:right w:val="none" w:sz="0" w:space="0" w:color="auto"/>
          </w:divBdr>
        </w:div>
        <w:div w:id="835727831">
          <w:marLeft w:val="0"/>
          <w:marRight w:val="0"/>
          <w:marTop w:val="0"/>
          <w:marBottom w:val="0"/>
          <w:divBdr>
            <w:top w:val="none" w:sz="0" w:space="0" w:color="auto"/>
            <w:left w:val="none" w:sz="0" w:space="0" w:color="auto"/>
            <w:bottom w:val="none" w:sz="0" w:space="0" w:color="auto"/>
            <w:right w:val="none" w:sz="0" w:space="0" w:color="auto"/>
          </w:divBdr>
        </w:div>
        <w:div w:id="621424097">
          <w:marLeft w:val="0"/>
          <w:marRight w:val="0"/>
          <w:marTop w:val="0"/>
          <w:marBottom w:val="0"/>
          <w:divBdr>
            <w:top w:val="none" w:sz="0" w:space="0" w:color="auto"/>
            <w:left w:val="none" w:sz="0" w:space="0" w:color="auto"/>
            <w:bottom w:val="none" w:sz="0" w:space="0" w:color="auto"/>
            <w:right w:val="none" w:sz="0" w:space="0" w:color="auto"/>
          </w:divBdr>
        </w:div>
        <w:div w:id="384135559">
          <w:marLeft w:val="0"/>
          <w:marRight w:val="0"/>
          <w:marTop w:val="0"/>
          <w:marBottom w:val="0"/>
          <w:divBdr>
            <w:top w:val="none" w:sz="0" w:space="0" w:color="auto"/>
            <w:left w:val="none" w:sz="0" w:space="0" w:color="auto"/>
            <w:bottom w:val="none" w:sz="0" w:space="0" w:color="auto"/>
            <w:right w:val="none" w:sz="0" w:space="0" w:color="auto"/>
          </w:divBdr>
        </w:div>
        <w:div w:id="1829201010">
          <w:marLeft w:val="0"/>
          <w:marRight w:val="0"/>
          <w:marTop w:val="0"/>
          <w:marBottom w:val="0"/>
          <w:divBdr>
            <w:top w:val="none" w:sz="0" w:space="0" w:color="auto"/>
            <w:left w:val="none" w:sz="0" w:space="0" w:color="auto"/>
            <w:bottom w:val="none" w:sz="0" w:space="0" w:color="auto"/>
            <w:right w:val="none" w:sz="0" w:space="0" w:color="auto"/>
          </w:divBdr>
        </w:div>
        <w:div w:id="183520427">
          <w:marLeft w:val="0"/>
          <w:marRight w:val="0"/>
          <w:marTop w:val="0"/>
          <w:marBottom w:val="0"/>
          <w:divBdr>
            <w:top w:val="none" w:sz="0" w:space="0" w:color="auto"/>
            <w:left w:val="none" w:sz="0" w:space="0" w:color="auto"/>
            <w:bottom w:val="none" w:sz="0" w:space="0" w:color="auto"/>
            <w:right w:val="none" w:sz="0" w:space="0" w:color="auto"/>
          </w:divBdr>
        </w:div>
        <w:div w:id="1809660952">
          <w:marLeft w:val="0"/>
          <w:marRight w:val="0"/>
          <w:marTop w:val="0"/>
          <w:marBottom w:val="0"/>
          <w:divBdr>
            <w:top w:val="none" w:sz="0" w:space="0" w:color="auto"/>
            <w:left w:val="none" w:sz="0" w:space="0" w:color="auto"/>
            <w:bottom w:val="none" w:sz="0" w:space="0" w:color="auto"/>
            <w:right w:val="none" w:sz="0" w:space="0" w:color="auto"/>
          </w:divBdr>
        </w:div>
        <w:div w:id="97071039">
          <w:marLeft w:val="0"/>
          <w:marRight w:val="0"/>
          <w:marTop w:val="0"/>
          <w:marBottom w:val="0"/>
          <w:divBdr>
            <w:top w:val="none" w:sz="0" w:space="0" w:color="auto"/>
            <w:left w:val="none" w:sz="0" w:space="0" w:color="auto"/>
            <w:bottom w:val="none" w:sz="0" w:space="0" w:color="auto"/>
            <w:right w:val="none" w:sz="0" w:space="0" w:color="auto"/>
          </w:divBdr>
        </w:div>
        <w:div w:id="932326128">
          <w:marLeft w:val="0"/>
          <w:marRight w:val="0"/>
          <w:marTop w:val="0"/>
          <w:marBottom w:val="0"/>
          <w:divBdr>
            <w:top w:val="none" w:sz="0" w:space="0" w:color="auto"/>
            <w:left w:val="none" w:sz="0" w:space="0" w:color="auto"/>
            <w:bottom w:val="none" w:sz="0" w:space="0" w:color="auto"/>
            <w:right w:val="none" w:sz="0" w:space="0" w:color="auto"/>
          </w:divBdr>
        </w:div>
        <w:div w:id="1189294608">
          <w:marLeft w:val="0"/>
          <w:marRight w:val="0"/>
          <w:marTop w:val="0"/>
          <w:marBottom w:val="0"/>
          <w:divBdr>
            <w:top w:val="none" w:sz="0" w:space="0" w:color="auto"/>
            <w:left w:val="none" w:sz="0" w:space="0" w:color="auto"/>
            <w:bottom w:val="none" w:sz="0" w:space="0" w:color="auto"/>
            <w:right w:val="none" w:sz="0" w:space="0" w:color="auto"/>
          </w:divBdr>
        </w:div>
        <w:div w:id="346254320">
          <w:marLeft w:val="0"/>
          <w:marRight w:val="0"/>
          <w:marTop w:val="0"/>
          <w:marBottom w:val="0"/>
          <w:divBdr>
            <w:top w:val="none" w:sz="0" w:space="0" w:color="auto"/>
            <w:left w:val="none" w:sz="0" w:space="0" w:color="auto"/>
            <w:bottom w:val="none" w:sz="0" w:space="0" w:color="auto"/>
            <w:right w:val="none" w:sz="0" w:space="0" w:color="auto"/>
          </w:divBdr>
        </w:div>
        <w:div w:id="1804107009">
          <w:marLeft w:val="0"/>
          <w:marRight w:val="0"/>
          <w:marTop w:val="0"/>
          <w:marBottom w:val="0"/>
          <w:divBdr>
            <w:top w:val="none" w:sz="0" w:space="0" w:color="auto"/>
            <w:left w:val="none" w:sz="0" w:space="0" w:color="auto"/>
            <w:bottom w:val="none" w:sz="0" w:space="0" w:color="auto"/>
            <w:right w:val="none" w:sz="0" w:space="0" w:color="auto"/>
          </w:divBdr>
        </w:div>
        <w:div w:id="893664702">
          <w:marLeft w:val="0"/>
          <w:marRight w:val="0"/>
          <w:marTop w:val="0"/>
          <w:marBottom w:val="0"/>
          <w:divBdr>
            <w:top w:val="none" w:sz="0" w:space="0" w:color="auto"/>
            <w:left w:val="none" w:sz="0" w:space="0" w:color="auto"/>
            <w:bottom w:val="none" w:sz="0" w:space="0" w:color="auto"/>
            <w:right w:val="none" w:sz="0" w:space="0" w:color="auto"/>
          </w:divBdr>
        </w:div>
        <w:div w:id="1085223202">
          <w:marLeft w:val="0"/>
          <w:marRight w:val="0"/>
          <w:marTop w:val="0"/>
          <w:marBottom w:val="0"/>
          <w:divBdr>
            <w:top w:val="none" w:sz="0" w:space="0" w:color="auto"/>
            <w:left w:val="none" w:sz="0" w:space="0" w:color="auto"/>
            <w:bottom w:val="none" w:sz="0" w:space="0" w:color="auto"/>
            <w:right w:val="none" w:sz="0" w:space="0" w:color="auto"/>
          </w:divBdr>
        </w:div>
        <w:div w:id="93986628">
          <w:marLeft w:val="0"/>
          <w:marRight w:val="0"/>
          <w:marTop w:val="0"/>
          <w:marBottom w:val="0"/>
          <w:divBdr>
            <w:top w:val="none" w:sz="0" w:space="0" w:color="auto"/>
            <w:left w:val="none" w:sz="0" w:space="0" w:color="auto"/>
            <w:bottom w:val="none" w:sz="0" w:space="0" w:color="auto"/>
            <w:right w:val="none" w:sz="0" w:space="0" w:color="auto"/>
          </w:divBdr>
        </w:div>
        <w:div w:id="1932397135">
          <w:marLeft w:val="0"/>
          <w:marRight w:val="0"/>
          <w:marTop w:val="0"/>
          <w:marBottom w:val="0"/>
          <w:divBdr>
            <w:top w:val="none" w:sz="0" w:space="0" w:color="auto"/>
            <w:left w:val="none" w:sz="0" w:space="0" w:color="auto"/>
            <w:bottom w:val="none" w:sz="0" w:space="0" w:color="auto"/>
            <w:right w:val="none" w:sz="0" w:space="0" w:color="auto"/>
          </w:divBdr>
        </w:div>
        <w:div w:id="9457316">
          <w:marLeft w:val="0"/>
          <w:marRight w:val="0"/>
          <w:marTop w:val="0"/>
          <w:marBottom w:val="0"/>
          <w:divBdr>
            <w:top w:val="none" w:sz="0" w:space="0" w:color="auto"/>
            <w:left w:val="none" w:sz="0" w:space="0" w:color="auto"/>
            <w:bottom w:val="none" w:sz="0" w:space="0" w:color="auto"/>
            <w:right w:val="none" w:sz="0" w:space="0" w:color="auto"/>
          </w:divBdr>
        </w:div>
        <w:div w:id="106394595">
          <w:marLeft w:val="0"/>
          <w:marRight w:val="0"/>
          <w:marTop w:val="0"/>
          <w:marBottom w:val="0"/>
          <w:divBdr>
            <w:top w:val="none" w:sz="0" w:space="0" w:color="auto"/>
            <w:left w:val="none" w:sz="0" w:space="0" w:color="auto"/>
            <w:bottom w:val="none" w:sz="0" w:space="0" w:color="auto"/>
            <w:right w:val="none" w:sz="0" w:space="0" w:color="auto"/>
          </w:divBdr>
        </w:div>
        <w:div w:id="7874075">
          <w:marLeft w:val="0"/>
          <w:marRight w:val="0"/>
          <w:marTop w:val="0"/>
          <w:marBottom w:val="0"/>
          <w:divBdr>
            <w:top w:val="none" w:sz="0" w:space="0" w:color="auto"/>
            <w:left w:val="none" w:sz="0" w:space="0" w:color="auto"/>
            <w:bottom w:val="none" w:sz="0" w:space="0" w:color="auto"/>
            <w:right w:val="none" w:sz="0" w:space="0" w:color="auto"/>
          </w:divBdr>
        </w:div>
        <w:div w:id="1979800501">
          <w:marLeft w:val="0"/>
          <w:marRight w:val="0"/>
          <w:marTop w:val="0"/>
          <w:marBottom w:val="0"/>
          <w:divBdr>
            <w:top w:val="none" w:sz="0" w:space="0" w:color="auto"/>
            <w:left w:val="none" w:sz="0" w:space="0" w:color="auto"/>
            <w:bottom w:val="none" w:sz="0" w:space="0" w:color="auto"/>
            <w:right w:val="none" w:sz="0" w:space="0" w:color="auto"/>
          </w:divBdr>
        </w:div>
        <w:div w:id="1465730457">
          <w:marLeft w:val="0"/>
          <w:marRight w:val="0"/>
          <w:marTop w:val="0"/>
          <w:marBottom w:val="0"/>
          <w:divBdr>
            <w:top w:val="none" w:sz="0" w:space="0" w:color="auto"/>
            <w:left w:val="none" w:sz="0" w:space="0" w:color="auto"/>
            <w:bottom w:val="none" w:sz="0" w:space="0" w:color="auto"/>
            <w:right w:val="none" w:sz="0" w:space="0" w:color="auto"/>
          </w:divBdr>
        </w:div>
        <w:div w:id="754472510">
          <w:marLeft w:val="0"/>
          <w:marRight w:val="0"/>
          <w:marTop w:val="0"/>
          <w:marBottom w:val="0"/>
          <w:divBdr>
            <w:top w:val="none" w:sz="0" w:space="0" w:color="auto"/>
            <w:left w:val="none" w:sz="0" w:space="0" w:color="auto"/>
            <w:bottom w:val="none" w:sz="0" w:space="0" w:color="auto"/>
            <w:right w:val="none" w:sz="0" w:space="0" w:color="auto"/>
          </w:divBdr>
        </w:div>
        <w:div w:id="588319417">
          <w:marLeft w:val="0"/>
          <w:marRight w:val="0"/>
          <w:marTop w:val="0"/>
          <w:marBottom w:val="0"/>
          <w:divBdr>
            <w:top w:val="none" w:sz="0" w:space="0" w:color="auto"/>
            <w:left w:val="none" w:sz="0" w:space="0" w:color="auto"/>
            <w:bottom w:val="none" w:sz="0" w:space="0" w:color="auto"/>
            <w:right w:val="none" w:sz="0" w:space="0" w:color="auto"/>
          </w:divBdr>
        </w:div>
        <w:div w:id="1816875666">
          <w:marLeft w:val="0"/>
          <w:marRight w:val="0"/>
          <w:marTop w:val="0"/>
          <w:marBottom w:val="0"/>
          <w:divBdr>
            <w:top w:val="none" w:sz="0" w:space="0" w:color="auto"/>
            <w:left w:val="none" w:sz="0" w:space="0" w:color="auto"/>
            <w:bottom w:val="none" w:sz="0" w:space="0" w:color="auto"/>
            <w:right w:val="none" w:sz="0" w:space="0" w:color="auto"/>
          </w:divBdr>
        </w:div>
        <w:div w:id="1385105196">
          <w:marLeft w:val="0"/>
          <w:marRight w:val="0"/>
          <w:marTop w:val="0"/>
          <w:marBottom w:val="0"/>
          <w:divBdr>
            <w:top w:val="none" w:sz="0" w:space="0" w:color="auto"/>
            <w:left w:val="none" w:sz="0" w:space="0" w:color="auto"/>
            <w:bottom w:val="none" w:sz="0" w:space="0" w:color="auto"/>
            <w:right w:val="none" w:sz="0" w:space="0" w:color="auto"/>
          </w:divBdr>
        </w:div>
        <w:div w:id="969017933">
          <w:marLeft w:val="0"/>
          <w:marRight w:val="0"/>
          <w:marTop w:val="0"/>
          <w:marBottom w:val="0"/>
          <w:divBdr>
            <w:top w:val="none" w:sz="0" w:space="0" w:color="auto"/>
            <w:left w:val="none" w:sz="0" w:space="0" w:color="auto"/>
            <w:bottom w:val="none" w:sz="0" w:space="0" w:color="auto"/>
            <w:right w:val="none" w:sz="0" w:space="0" w:color="auto"/>
          </w:divBdr>
        </w:div>
        <w:div w:id="894465018">
          <w:marLeft w:val="0"/>
          <w:marRight w:val="0"/>
          <w:marTop w:val="0"/>
          <w:marBottom w:val="0"/>
          <w:divBdr>
            <w:top w:val="none" w:sz="0" w:space="0" w:color="auto"/>
            <w:left w:val="none" w:sz="0" w:space="0" w:color="auto"/>
            <w:bottom w:val="none" w:sz="0" w:space="0" w:color="auto"/>
            <w:right w:val="none" w:sz="0" w:space="0" w:color="auto"/>
          </w:divBdr>
        </w:div>
        <w:div w:id="1855875135">
          <w:marLeft w:val="0"/>
          <w:marRight w:val="0"/>
          <w:marTop w:val="0"/>
          <w:marBottom w:val="0"/>
          <w:divBdr>
            <w:top w:val="none" w:sz="0" w:space="0" w:color="auto"/>
            <w:left w:val="none" w:sz="0" w:space="0" w:color="auto"/>
            <w:bottom w:val="none" w:sz="0" w:space="0" w:color="auto"/>
            <w:right w:val="none" w:sz="0" w:space="0" w:color="auto"/>
          </w:divBdr>
        </w:div>
        <w:div w:id="1644196269">
          <w:marLeft w:val="0"/>
          <w:marRight w:val="0"/>
          <w:marTop w:val="0"/>
          <w:marBottom w:val="0"/>
          <w:divBdr>
            <w:top w:val="none" w:sz="0" w:space="0" w:color="auto"/>
            <w:left w:val="none" w:sz="0" w:space="0" w:color="auto"/>
            <w:bottom w:val="none" w:sz="0" w:space="0" w:color="auto"/>
            <w:right w:val="none" w:sz="0" w:space="0" w:color="auto"/>
          </w:divBdr>
        </w:div>
        <w:div w:id="705912750">
          <w:marLeft w:val="0"/>
          <w:marRight w:val="0"/>
          <w:marTop w:val="0"/>
          <w:marBottom w:val="0"/>
          <w:divBdr>
            <w:top w:val="none" w:sz="0" w:space="0" w:color="auto"/>
            <w:left w:val="none" w:sz="0" w:space="0" w:color="auto"/>
            <w:bottom w:val="none" w:sz="0" w:space="0" w:color="auto"/>
            <w:right w:val="none" w:sz="0" w:space="0" w:color="auto"/>
          </w:divBdr>
        </w:div>
        <w:div w:id="900599599">
          <w:marLeft w:val="0"/>
          <w:marRight w:val="0"/>
          <w:marTop w:val="0"/>
          <w:marBottom w:val="0"/>
          <w:divBdr>
            <w:top w:val="none" w:sz="0" w:space="0" w:color="auto"/>
            <w:left w:val="none" w:sz="0" w:space="0" w:color="auto"/>
            <w:bottom w:val="none" w:sz="0" w:space="0" w:color="auto"/>
            <w:right w:val="none" w:sz="0" w:space="0" w:color="auto"/>
          </w:divBdr>
        </w:div>
        <w:div w:id="2054767878">
          <w:marLeft w:val="0"/>
          <w:marRight w:val="0"/>
          <w:marTop w:val="0"/>
          <w:marBottom w:val="0"/>
          <w:divBdr>
            <w:top w:val="none" w:sz="0" w:space="0" w:color="auto"/>
            <w:left w:val="none" w:sz="0" w:space="0" w:color="auto"/>
            <w:bottom w:val="none" w:sz="0" w:space="0" w:color="auto"/>
            <w:right w:val="none" w:sz="0" w:space="0" w:color="auto"/>
          </w:divBdr>
        </w:div>
        <w:div w:id="269091728">
          <w:marLeft w:val="0"/>
          <w:marRight w:val="0"/>
          <w:marTop w:val="0"/>
          <w:marBottom w:val="0"/>
          <w:divBdr>
            <w:top w:val="none" w:sz="0" w:space="0" w:color="auto"/>
            <w:left w:val="none" w:sz="0" w:space="0" w:color="auto"/>
            <w:bottom w:val="none" w:sz="0" w:space="0" w:color="auto"/>
            <w:right w:val="none" w:sz="0" w:space="0" w:color="auto"/>
          </w:divBdr>
        </w:div>
        <w:div w:id="715129396">
          <w:marLeft w:val="0"/>
          <w:marRight w:val="0"/>
          <w:marTop w:val="0"/>
          <w:marBottom w:val="0"/>
          <w:divBdr>
            <w:top w:val="none" w:sz="0" w:space="0" w:color="auto"/>
            <w:left w:val="none" w:sz="0" w:space="0" w:color="auto"/>
            <w:bottom w:val="none" w:sz="0" w:space="0" w:color="auto"/>
            <w:right w:val="none" w:sz="0" w:space="0" w:color="auto"/>
          </w:divBdr>
        </w:div>
        <w:div w:id="33779288">
          <w:marLeft w:val="0"/>
          <w:marRight w:val="0"/>
          <w:marTop w:val="0"/>
          <w:marBottom w:val="0"/>
          <w:divBdr>
            <w:top w:val="none" w:sz="0" w:space="0" w:color="auto"/>
            <w:left w:val="none" w:sz="0" w:space="0" w:color="auto"/>
            <w:bottom w:val="none" w:sz="0" w:space="0" w:color="auto"/>
            <w:right w:val="none" w:sz="0" w:space="0" w:color="auto"/>
          </w:divBdr>
        </w:div>
        <w:div w:id="1393386997">
          <w:marLeft w:val="0"/>
          <w:marRight w:val="0"/>
          <w:marTop w:val="0"/>
          <w:marBottom w:val="0"/>
          <w:divBdr>
            <w:top w:val="none" w:sz="0" w:space="0" w:color="auto"/>
            <w:left w:val="none" w:sz="0" w:space="0" w:color="auto"/>
            <w:bottom w:val="none" w:sz="0" w:space="0" w:color="auto"/>
            <w:right w:val="none" w:sz="0" w:space="0" w:color="auto"/>
          </w:divBdr>
        </w:div>
        <w:div w:id="309602871">
          <w:marLeft w:val="0"/>
          <w:marRight w:val="0"/>
          <w:marTop w:val="0"/>
          <w:marBottom w:val="0"/>
          <w:divBdr>
            <w:top w:val="none" w:sz="0" w:space="0" w:color="auto"/>
            <w:left w:val="none" w:sz="0" w:space="0" w:color="auto"/>
            <w:bottom w:val="none" w:sz="0" w:space="0" w:color="auto"/>
            <w:right w:val="none" w:sz="0" w:space="0" w:color="auto"/>
          </w:divBdr>
        </w:div>
        <w:div w:id="317461553">
          <w:marLeft w:val="0"/>
          <w:marRight w:val="0"/>
          <w:marTop w:val="0"/>
          <w:marBottom w:val="0"/>
          <w:divBdr>
            <w:top w:val="none" w:sz="0" w:space="0" w:color="auto"/>
            <w:left w:val="none" w:sz="0" w:space="0" w:color="auto"/>
            <w:bottom w:val="none" w:sz="0" w:space="0" w:color="auto"/>
            <w:right w:val="none" w:sz="0" w:space="0" w:color="auto"/>
          </w:divBdr>
        </w:div>
        <w:div w:id="515466977">
          <w:marLeft w:val="0"/>
          <w:marRight w:val="0"/>
          <w:marTop w:val="0"/>
          <w:marBottom w:val="0"/>
          <w:divBdr>
            <w:top w:val="none" w:sz="0" w:space="0" w:color="auto"/>
            <w:left w:val="none" w:sz="0" w:space="0" w:color="auto"/>
            <w:bottom w:val="none" w:sz="0" w:space="0" w:color="auto"/>
            <w:right w:val="none" w:sz="0" w:space="0" w:color="auto"/>
          </w:divBdr>
        </w:div>
        <w:div w:id="1754666454">
          <w:marLeft w:val="0"/>
          <w:marRight w:val="0"/>
          <w:marTop w:val="0"/>
          <w:marBottom w:val="0"/>
          <w:divBdr>
            <w:top w:val="none" w:sz="0" w:space="0" w:color="auto"/>
            <w:left w:val="none" w:sz="0" w:space="0" w:color="auto"/>
            <w:bottom w:val="none" w:sz="0" w:space="0" w:color="auto"/>
            <w:right w:val="none" w:sz="0" w:space="0" w:color="auto"/>
          </w:divBdr>
        </w:div>
        <w:div w:id="1220484300">
          <w:marLeft w:val="0"/>
          <w:marRight w:val="0"/>
          <w:marTop w:val="0"/>
          <w:marBottom w:val="0"/>
          <w:divBdr>
            <w:top w:val="none" w:sz="0" w:space="0" w:color="auto"/>
            <w:left w:val="none" w:sz="0" w:space="0" w:color="auto"/>
            <w:bottom w:val="none" w:sz="0" w:space="0" w:color="auto"/>
            <w:right w:val="none" w:sz="0" w:space="0" w:color="auto"/>
          </w:divBdr>
        </w:div>
        <w:div w:id="1237277123">
          <w:marLeft w:val="0"/>
          <w:marRight w:val="0"/>
          <w:marTop w:val="0"/>
          <w:marBottom w:val="0"/>
          <w:divBdr>
            <w:top w:val="none" w:sz="0" w:space="0" w:color="auto"/>
            <w:left w:val="none" w:sz="0" w:space="0" w:color="auto"/>
            <w:bottom w:val="none" w:sz="0" w:space="0" w:color="auto"/>
            <w:right w:val="none" w:sz="0" w:space="0" w:color="auto"/>
          </w:divBdr>
        </w:div>
      </w:divsChild>
    </w:div>
    <w:div w:id="1107315203">
      <w:bodyDiv w:val="1"/>
      <w:marLeft w:val="0"/>
      <w:marRight w:val="0"/>
      <w:marTop w:val="0"/>
      <w:marBottom w:val="0"/>
      <w:divBdr>
        <w:top w:val="none" w:sz="0" w:space="0" w:color="auto"/>
        <w:left w:val="none" w:sz="0" w:space="0" w:color="auto"/>
        <w:bottom w:val="none" w:sz="0" w:space="0" w:color="auto"/>
        <w:right w:val="none" w:sz="0" w:space="0" w:color="auto"/>
      </w:divBdr>
      <w:divsChild>
        <w:div w:id="1140727313">
          <w:marLeft w:val="0"/>
          <w:marRight w:val="0"/>
          <w:marTop w:val="300"/>
          <w:marBottom w:val="0"/>
          <w:divBdr>
            <w:top w:val="none" w:sz="0" w:space="0" w:color="auto"/>
            <w:left w:val="none" w:sz="0" w:space="0" w:color="auto"/>
            <w:bottom w:val="none" w:sz="0" w:space="0" w:color="auto"/>
            <w:right w:val="none" w:sz="0" w:space="0" w:color="auto"/>
          </w:divBdr>
          <w:divsChild>
            <w:div w:id="1874727722">
              <w:marLeft w:val="0"/>
              <w:marRight w:val="0"/>
              <w:marTop w:val="0"/>
              <w:marBottom w:val="0"/>
              <w:divBdr>
                <w:top w:val="none" w:sz="0" w:space="0" w:color="auto"/>
                <w:left w:val="none" w:sz="0" w:space="0" w:color="auto"/>
                <w:bottom w:val="none" w:sz="0" w:space="0" w:color="auto"/>
                <w:right w:val="none" w:sz="0" w:space="0" w:color="auto"/>
              </w:divBdr>
              <w:divsChild>
                <w:div w:id="300580565">
                  <w:marLeft w:val="0"/>
                  <w:marRight w:val="0"/>
                  <w:marTop w:val="0"/>
                  <w:marBottom w:val="0"/>
                  <w:divBdr>
                    <w:top w:val="none" w:sz="0" w:space="0" w:color="auto"/>
                    <w:left w:val="none" w:sz="0" w:space="0" w:color="auto"/>
                    <w:bottom w:val="none" w:sz="0" w:space="0" w:color="auto"/>
                    <w:right w:val="none" w:sz="0" w:space="0" w:color="auto"/>
                  </w:divBdr>
                  <w:divsChild>
                    <w:div w:id="187140830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70945086">
          <w:marLeft w:val="0"/>
          <w:marRight w:val="0"/>
          <w:marTop w:val="0"/>
          <w:marBottom w:val="300"/>
          <w:divBdr>
            <w:top w:val="none" w:sz="0" w:space="0" w:color="auto"/>
            <w:left w:val="none" w:sz="0" w:space="0" w:color="auto"/>
            <w:bottom w:val="none" w:sz="0" w:space="0" w:color="auto"/>
            <w:right w:val="none" w:sz="0" w:space="0" w:color="auto"/>
          </w:divBdr>
          <w:divsChild>
            <w:div w:id="586958384">
              <w:marLeft w:val="0"/>
              <w:marRight w:val="0"/>
              <w:marTop w:val="0"/>
              <w:marBottom w:val="0"/>
              <w:divBdr>
                <w:top w:val="none" w:sz="0" w:space="0" w:color="auto"/>
                <w:left w:val="none" w:sz="0" w:space="0" w:color="auto"/>
                <w:bottom w:val="none" w:sz="0" w:space="0" w:color="auto"/>
                <w:right w:val="none" w:sz="0" w:space="0" w:color="auto"/>
              </w:divBdr>
              <w:divsChild>
                <w:div w:id="764040509">
                  <w:marLeft w:val="0"/>
                  <w:marRight w:val="0"/>
                  <w:marTop w:val="0"/>
                  <w:marBottom w:val="0"/>
                  <w:divBdr>
                    <w:top w:val="none" w:sz="0" w:space="0" w:color="auto"/>
                    <w:left w:val="none" w:sz="0" w:space="0" w:color="auto"/>
                    <w:bottom w:val="none" w:sz="0" w:space="0" w:color="auto"/>
                    <w:right w:val="none" w:sz="0" w:space="0" w:color="auto"/>
                  </w:divBdr>
                  <w:divsChild>
                    <w:div w:id="195972556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147165446">
      <w:bodyDiv w:val="1"/>
      <w:marLeft w:val="0"/>
      <w:marRight w:val="0"/>
      <w:marTop w:val="0"/>
      <w:marBottom w:val="0"/>
      <w:divBdr>
        <w:top w:val="none" w:sz="0" w:space="0" w:color="auto"/>
        <w:left w:val="none" w:sz="0" w:space="0" w:color="auto"/>
        <w:bottom w:val="none" w:sz="0" w:space="0" w:color="auto"/>
        <w:right w:val="none" w:sz="0" w:space="0" w:color="auto"/>
      </w:divBdr>
    </w:div>
    <w:div w:id="1226333549">
      <w:bodyDiv w:val="1"/>
      <w:marLeft w:val="0"/>
      <w:marRight w:val="0"/>
      <w:marTop w:val="0"/>
      <w:marBottom w:val="0"/>
      <w:divBdr>
        <w:top w:val="none" w:sz="0" w:space="0" w:color="auto"/>
        <w:left w:val="none" w:sz="0" w:space="0" w:color="auto"/>
        <w:bottom w:val="none" w:sz="0" w:space="0" w:color="auto"/>
        <w:right w:val="none" w:sz="0" w:space="0" w:color="auto"/>
      </w:divBdr>
    </w:div>
    <w:div w:id="1278289648">
      <w:bodyDiv w:val="1"/>
      <w:marLeft w:val="0"/>
      <w:marRight w:val="0"/>
      <w:marTop w:val="0"/>
      <w:marBottom w:val="0"/>
      <w:divBdr>
        <w:top w:val="none" w:sz="0" w:space="0" w:color="auto"/>
        <w:left w:val="none" w:sz="0" w:space="0" w:color="auto"/>
        <w:bottom w:val="none" w:sz="0" w:space="0" w:color="auto"/>
        <w:right w:val="none" w:sz="0" w:space="0" w:color="auto"/>
      </w:divBdr>
      <w:divsChild>
        <w:div w:id="415441621">
          <w:marLeft w:val="0"/>
          <w:marRight w:val="0"/>
          <w:marTop w:val="0"/>
          <w:marBottom w:val="0"/>
          <w:divBdr>
            <w:top w:val="none" w:sz="0" w:space="0" w:color="auto"/>
            <w:left w:val="none" w:sz="0" w:space="0" w:color="auto"/>
            <w:bottom w:val="none" w:sz="0" w:space="0" w:color="auto"/>
            <w:right w:val="none" w:sz="0" w:space="0" w:color="auto"/>
          </w:divBdr>
          <w:divsChild>
            <w:div w:id="1076711991">
              <w:marLeft w:val="0"/>
              <w:marRight w:val="0"/>
              <w:marTop w:val="0"/>
              <w:marBottom w:val="0"/>
              <w:divBdr>
                <w:top w:val="none" w:sz="0" w:space="0" w:color="auto"/>
                <w:left w:val="none" w:sz="0" w:space="0" w:color="auto"/>
                <w:bottom w:val="none" w:sz="0" w:space="0" w:color="auto"/>
                <w:right w:val="none" w:sz="0" w:space="0" w:color="auto"/>
              </w:divBdr>
              <w:divsChild>
                <w:div w:id="1637831861">
                  <w:marLeft w:val="0"/>
                  <w:marRight w:val="0"/>
                  <w:marTop w:val="0"/>
                  <w:marBottom w:val="0"/>
                  <w:divBdr>
                    <w:top w:val="none" w:sz="0" w:space="0" w:color="auto"/>
                    <w:left w:val="none" w:sz="0" w:space="0" w:color="auto"/>
                    <w:bottom w:val="none" w:sz="0" w:space="0" w:color="auto"/>
                    <w:right w:val="none" w:sz="0" w:space="0" w:color="auto"/>
                  </w:divBdr>
                  <w:divsChild>
                    <w:div w:id="46879295">
                      <w:marLeft w:val="0"/>
                      <w:marRight w:val="0"/>
                      <w:marTop w:val="0"/>
                      <w:marBottom w:val="0"/>
                      <w:divBdr>
                        <w:top w:val="none" w:sz="0" w:space="0" w:color="auto"/>
                        <w:left w:val="none" w:sz="0" w:space="0" w:color="auto"/>
                        <w:bottom w:val="none" w:sz="0" w:space="0" w:color="auto"/>
                        <w:right w:val="none" w:sz="0" w:space="0" w:color="auto"/>
                      </w:divBdr>
                      <w:divsChild>
                        <w:div w:id="2003926592">
                          <w:marLeft w:val="0"/>
                          <w:marRight w:val="0"/>
                          <w:marTop w:val="0"/>
                          <w:marBottom w:val="0"/>
                          <w:divBdr>
                            <w:top w:val="none" w:sz="0" w:space="0" w:color="auto"/>
                            <w:left w:val="none" w:sz="0" w:space="0" w:color="auto"/>
                            <w:bottom w:val="none" w:sz="0" w:space="0" w:color="auto"/>
                            <w:right w:val="none" w:sz="0" w:space="0" w:color="auto"/>
                          </w:divBdr>
                          <w:divsChild>
                            <w:div w:id="101343872">
                              <w:marLeft w:val="0"/>
                              <w:marRight w:val="0"/>
                              <w:marTop w:val="0"/>
                              <w:marBottom w:val="0"/>
                              <w:divBdr>
                                <w:top w:val="none" w:sz="0" w:space="0" w:color="auto"/>
                                <w:left w:val="none" w:sz="0" w:space="0" w:color="auto"/>
                                <w:bottom w:val="none" w:sz="0" w:space="0" w:color="auto"/>
                                <w:right w:val="none" w:sz="0" w:space="0" w:color="auto"/>
                              </w:divBdr>
                              <w:divsChild>
                                <w:div w:id="2067682333">
                                  <w:marLeft w:val="0"/>
                                  <w:marRight w:val="0"/>
                                  <w:marTop w:val="0"/>
                                  <w:marBottom w:val="0"/>
                                  <w:divBdr>
                                    <w:top w:val="none" w:sz="0" w:space="0" w:color="auto"/>
                                    <w:left w:val="none" w:sz="0" w:space="0" w:color="auto"/>
                                    <w:bottom w:val="none" w:sz="0" w:space="0" w:color="auto"/>
                                    <w:right w:val="none" w:sz="0" w:space="0" w:color="auto"/>
                                  </w:divBdr>
                                  <w:divsChild>
                                    <w:div w:id="1398474078">
                                      <w:marLeft w:val="0"/>
                                      <w:marRight w:val="0"/>
                                      <w:marTop w:val="0"/>
                                      <w:marBottom w:val="0"/>
                                      <w:divBdr>
                                        <w:top w:val="none" w:sz="0" w:space="0" w:color="auto"/>
                                        <w:left w:val="none" w:sz="0" w:space="0" w:color="auto"/>
                                        <w:bottom w:val="none" w:sz="0" w:space="0" w:color="auto"/>
                                        <w:right w:val="none" w:sz="0" w:space="0" w:color="auto"/>
                                      </w:divBdr>
                                      <w:divsChild>
                                        <w:div w:id="1683507594">
                                          <w:marLeft w:val="0"/>
                                          <w:marRight w:val="0"/>
                                          <w:marTop w:val="0"/>
                                          <w:marBottom w:val="0"/>
                                          <w:divBdr>
                                            <w:top w:val="none" w:sz="0" w:space="0" w:color="auto"/>
                                            <w:left w:val="none" w:sz="0" w:space="0" w:color="auto"/>
                                            <w:bottom w:val="none" w:sz="0" w:space="0" w:color="auto"/>
                                            <w:right w:val="none" w:sz="0" w:space="0" w:color="auto"/>
                                          </w:divBdr>
                                          <w:divsChild>
                                            <w:div w:id="907613129">
                                              <w:marLeft w:val="0"/>
                                              <w:marRight w:val="0"/>
                                              <w:marTop w:val="0"/>
                                              <w:marBottom w:val="0"/>
                                              <w:divBdr>
                                                <w:top w:val="none" w:sz="0" w:space="0" w:color="auto"/>
                                                <w:left w:val="none" w:sz="0" w:space="0" w:color="auto"/>
                                                <w:bottom w:val="none" w:sz="0" w:space="0" w:color="auto"/>
                                                <w:right w:val="none" w:sz="0" w:space="0" w:color="auto"/>
                                              </w:divBdr>
                                              <w:divsChild>
                                                <w:div w:id="666591700">
                                                  <w:marLeft w:val="0"/>
                                                  <w:marRight w:val="0"/>
                                                  <w:marTop w:val="0"/>
                                                  <w:marBottom w:val="0"/>
                                                  <w:divBdr>
                                                    <w:top w:val="none" w:sz="0" w:space="0" w:color="auto"/>
                                                    <w:left w:val="none" w:sz="0" w:space="0" w:color="auto"/>
                                                    <w:bottom w:val="none" w:sz="0" w:space="0" w:color="auto"/>
                                                    <w:right w:val="none" w:sz="0" w:space="0" w:color="auto"/>
                                                  </w:divBdr>
                                                  <w:divsChild>
                                                    <w:div w:id="400639279">
                                                      <w:marLeft w:val="0"/>
                                                      <w:marRight w:val="0"/>
                                                      <w:marTop w:val="0"/>
                                                      <w:marBottom w:val="0"/>
                                                      <w:divBdr>
                                                        <w:top w:val="none" w:sz="0" w:space="0" w:color="auto"/>
                                                        <w:left w:val="none" w:sz="0" w:space="0" w:color="auto"/>
                                                        <w:bottom w:val="none" w:sz="0" w:space="0" w:color="auto"/>
                                                        <w:right w:val="none" w:sz="0" w:space="0" w:color="auto"/>
                                                      </w:divBdr>
                                                      <w:divsChild>
                                                        <w:div w:id="656763048">
                                                          <w:marLeft w:val="0"/>
                                                          <w:marRight w:val="0"/>
                                                          <w:marTop w:val="0"/>
                                                          <w:marBottom w:val="0"/>
                                                          <w:divBdr>
                                                            <w:top w:val="none" w:sz="0" w:space="0" w:color="auto"/>
                                                            <w:left w:val="none" w:sz="0" w:space="0" w:color="auto"/>
                                                            <w:bottom w:val="none" w:sz="0" w:space="0" w:color="auto"/>
                                                            <w:right w:val="none" w:sz="0" w:space="0" w:color="auto"/>
                                                          </w:divBdr>
                                                          <w:divsChild>
                                                            <w:div w:id="198327254">
                                                              <w:marLeft w:val="0"/>
                                                              <w:marRight w:val="0"/>
                                                              <w:marTop w:val="0"/>
                                                              <w:marBottom w:val="0"/>
                                                              <w:divBdr>
                                                                <w:top w:val="none" w:sz="0" w:space="0" w:color="auto"/>
                                                                <w:left w:val="none" w:sz="0" w:space="0" w:color="auto"/>
                                                                <w:bottom w:val="none" w:sz="0" w:space="0" w:color="auto"/>
                                                                <w:right w:val="none" w:sz="0" w:space="0" w:color="auto"/>
                                                              </w:divBdr>
                                                              <w:divsChild>
                                                                <w:div w:id="1357656534">
                                                                  <w:marLeft w:val="0"/>
                                                                  <w:marRight w:val="0"/>
                                                                  <w:marTop w:val="0"/>
                                                                  <w:marBottom w:val="0"/>
                                                                  <w:divBdr>
                                                                    <w:top w:val="none" w:sz="0" w:space="0" w:color="auto"/>
                                                                    <w:left w:val="none" w:sz="0" w:space="0" w:color="auto"/>
                                                                    <w:bottom w:val="none" w:sz="0" w:space="0" w:color="auto"/>
                                                                    <w:right w:val="none" w:sz="0" w:space="0" w:color="auto"/>
                                                                  </w:divBdr>
                                                                </w:div>
                                                                <w:div w:id="1276912002">
                                                                  <w:marLeft w:val="0"/>
                                                                  <w:marRight w:val="0"/>
                                                                  <w:marTop w:val="0"/>
                                                                  <w:marBottom w:val="0"/>
                                                                  <w:divBdr>
                                                                    <w:top w:val="none" w:sz="0" w:space="0" w:color="auto"/>
                                                                    <w:left w:val="none" w:sz="0" w:space="0" w:color="auto"/>
                                                                    <w:bottom w:val="none" w:sz="0" w:space="0" w:color="auto"/>
                                                                    <w:right w:val="none" w:sz="0" w:space="0" w:color="auto"/>
                                                                  </w:divBdr>
                                                                  <w:divsChild>
                                                                    <w:div w:id="1667396104">
                                                                      <w:marLeft w:val="0"/>
                                                                      <w:marRight w:val="0"/>
                                                                      <w:marTop w:val="0"/>
                                                                      <w:marBottom w:val="0"/>
                                                                      <w:divBdr>
                                                                        <w:top w:val="none" w:sz="0" w:space="0" w:color="auto"/>
                                                                        <w:left w:val="none" w:sz="0" w:space="0" w:color="auto"/>
                                                                        <w:bottom w:val="none" w:sz="0" w:space="0" w:color="auto"/>
                                                                        <w:right w:val="none" w:sz="0" w:space="0" w:color="auto"/>
                                                                      </w:divBdr>
                                                                    </w:div>
                                                                    <w:div w:id="1403017861">
                                                                      <w:marLeft w:val="150"/>
                                                                      <w:marRight w:val="0"/>
                                                                      <w:marTop w:val="0"/>
                                                                      <w:marBottom w:val="0"/>
                                                                      <w:divBdr>
                                                                        <w:top w:val="none" w:sz="0" w:space="0" w:color="auto"/>
                                                                        <w:left w:val="none" w:sz="0" w:space="0" w:color="auto"/>
                                                                        <w:bottom w:val="none" w:sz="0" w:space="0" w:color="auto"/>
                                                                        <w:right w:val="none" w:sz="0" w:space="0" w:color="auto"/>
                                                                      </w:divBdr>
                                                                    </w:div>
                                                                    <w:div w:id="10109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254268">
                                              <w:marLeft w:val="0"/>
                                              <w:marRight w:val="0"/>
                                              <w:marTop w:val="0"/>
                                              <w:marBottom w:val="0"/>
                                              <w:divBdr>
                                                <w:top w:val="none" w:sz="0" w:space="0" w:color="auto"/>
                                                <w:left w:val="none" w:sz="0" w:space="0" w:color="auto"/>
                                                <w:bottom w:val="none" w:sz="0" w:space="0" w:color="auto"/>
                                                <w:right w:val="none" w:sz="0" w:space="0" w:color="auto"/>
                                              </w:divBdr>
                                              <w:divsChild>
                                                <w:div w:id="571816452">
                                                  <w:marLeft w:val="0"/>
                                                  <w:marRight w:val="0"/>
                                                  <w:marTop w:val="0"/>
                                                  <w:marBottom w:val="0"/>
                                                  <w:divBdr>
                                                    <w:top w:val="none" w:sz="0" w:space="0" w:color="auto"/>
                                                    <w:left w:val="none" w:sz="0" w:space="0" w:color="auto"/>
                                                    <w:bottom w:val="none" w:sz="0" w:space="0" w:color="auto"/>
                                                    <w:right w:val="none" w:sz="0" w:space="0" w:color="auto"/>
                                                  </w:divBdr>
                                                  <w:divsChild>
                                                    <w:div w:id="136342009">
                                                      <w:marLeft w:val="0"/>
                                                      <w:marRight w:val="0"/>
                                                      <w:marTop w:val="0"/>
                                                      <w:marBottom w:val="0"/>
                                                      <w:divBdr>
                                                        <w:top w:val="none" w:sz="0" w:space="0" w:color="auto"/>
                                                        <w:left w:val="none" w:sz="0" w:space="0" w:color="auto"/>
                                                        <w:bottom w:val="none" w:sz="0" w:space="0" w:color="auto"/>
                                                        <w:right w:val="none" w:sz="0" w:space="0" w:color="auto"/>
                                                      </w:divBdr>
                                                      <w:divsChild>
                                                        <w:div w:id="1094203123">
                                                          <w:marLeft w:val="0"/>
                                                          <w:marRight w:val="0"/>
                                                          <w:marTop w:val="0"/>
                                                          <w:marBottom w:val="75"/>
                                                          <w:divBdr>
                                                            <w:top w:val="none" w:sz="0" w:space="0" w:color="auto"/>
                                                            <w:left w:val="none" w:sz="0" w:space="0" w:color="auto"/>
                                                            <w:bottom w:val="none" w:sz="0" w:space="0" w:color="auto"/>
                                                            <w:right w:val="none" w:sz="0" w:space="0" w:color="auto"/>
                                                          </w:divBdr>
                                                        </w:div>
                                                        <w:div w:id="872576158">
                                                          <w:marLeft w:val="0"/>
                                                          <w:marRight w:val="0"/>
                                                          <w:marTop w:val="450"/>
                                                          <w:marBottom w:val="0"/>
                                                          <w:divBdr>
                                                            <w:top w:val="none" w:sz="0" w:space="0" w:color="auto"/>
                                                            <w:left w:val="none" w:sz="0" w:space="0" w:color="auto"/>
                                                            <w:bottom w:val="none" w:sz="0" w:space="0" w:color="auto"/>
                                                            <w:right w:val="none" w:sz="0" w:space="0" w:color="auto"/>
                                                          </w:divBdr>
                                                          <w:divsChild>
                                                            <w:div w:id="754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90977">
                                                  <w:marLeft w:val="0"/>
                                                  <w:marRight w:val="0"/>
                                                  <w:marTop w:val="0"/>
                                                  <w:marBottom w:val="0"/>
                                                  <w:divBdr>
                                                    <w:top w:val="none" w:sz="0" w:space="0" w:color="auto"/>
                                                    <w:left w:val="none" w:sz="0" w:space="0" w:color="auto"/>
                                                    <w:bottom w:val="single" w:sz="6" w:space="6" w:color="E1E1E1"/>
                                                    <w:right w:val="none" w:sz="0" w:space="0" w:color="auto"/>
                                                  </w:divBdr>
                                                  <w:divsChild>
                                                    <w:div w:id="2006778433">
                                                      <w:marLeft w:val="0"/>
                                                      <w:marRight w:val="0"/>
                                                      <w:marTop w:val="0"/>
                                                      <w:marBottom w:val="0"/>
                                                      <w:divBdr>
                                                        <w:top w:val="none" w:sz="0" w:space="0" w:color="auto"/>
                                                        <w:left w:val="none" w:sz="0" w:space="0" w:color="auto"/>
                                                        <w:bottom w:val="none" w:sz="0" w:space="0" w:color="auto"/>
                                                        <w:right w:val="none" w:sz="0" w:space="0" w:color="auto"/>
                                                      </w:divBdr>
                                                      <w:divsChild>
                                                        <w:div w:id="1070272359">
                                                          <w:marLeft w:val="0"/>
                                                          <w:marRight w:val="0"/>
                                                          <w:marTop w:val="0"/>
                                                          <w:marBottom w:val="0"/>
                                                          <w:divBdr>
                                                            <w:top w:val="none" w:sz="0" w:space="0" w:color="auto"/>
                                                            <w:left w:val="none" w:sz="0" w:space="0" w:color="auto"/>
                                                            <w:bottom w:val="none" w:sz="0" w:space="0" w:color="auto"/>
                                                            <w:right w:val="none" w:sz="0" w:space="0" w:color="auto"/>
                                                          </w:divBdr>
                                                        </w:div>
                                                        <w:div w:id="19800688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75205770">
                                                  <w:marLeft w:val="0"/>
                                                  <w:marRight w:val="0"/>
                                                  <w:marTop w:val="360"/>
                                                  <w:marBottom w:val="180"/>
                                                  <w:divBdr>
                                                    <w:top w:val="none" w:sz="0" w:space="0" w:color="auto"/>
                                                    <w:left w:val="none" w:sz="0" w:space="0" w:color="auto"/>
                                                    <w:bottom w:val="none" w:sz="0" w:space="0" w:color="auto"/>
                                                    <w:right w:val="none" w:sz="0" w:space="0" w:color="auto"/>
                                                  </w:divBdr>
                                                  <w:divsChild>
                                                    <w:div w:id="1722511342">
                                                      <w:marLeft w:val="0"/>
                                                      <w:marRight w:val="0"/>
                                                      <w:marTop w:val="0"/>
                                                      <w:marBottom w:val="0"/>
                                                      <w:divBdr>
                                                        <w:top w:val="none" w:sz="0" w:space="0" w:color="auto"/>
                                                        <w:left w:val="none" w:sz="0" w:space="0" w:color="auto"/>
                                                        <w:bottom w:val="none" w:sz="0" w:space="0" w:color="auto"/>
                                                        <w:right w:val="none" w:sz="0" w:space="0" w:color="auto"/>
                                                      </w:divBdr>
                                                      <w:divsChild>
                                                        <w:div w:id="15730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593">
                                                  <w:marLeft w:val="0"/>
                                                  <w:marRight w:val="0"/>
                                                  <w:marTop w:val="0"/>
                                                  <w:marBottom w:val="0"/>
                                                  <w:divBdr>
                                                    <w:top w:val="none" w:sz="0" w:space="0" w:color="auto"/>
                                                    <w:left w:val="none" w:sz="0" w:space="0" w:color="auto"/>
                                                    <w:bottom w:val="none" w:sz="0" w:space="0" w:color="auto"/>
                                                    <w:right w:val="none" w:sz="0" w:space="0" w:color="auto"/>
                                                  </w:divBdr>
                                                  <w:divsChild>
                                                    <w:div w:id="2004159118">
                                                      <w:marLeft w:val="0"/>
                                                      <w:marRight w:val="0"/>
                                                      <w:marTop w:val="0"/>
                                                      <w:marBottom w:val="0"/>
                                                      <w:divBdr>
                                                        <w:top w:val="none" w:sz="0" w:space="0" w:color="auto"/>
                                                        <w:left w:val="none" w:sz="0" w:space="0" w:color="auto"/>
                                                        <w:bottom w:val="none" w:sz="0" w:space="0" w:color="auto"/>
                                                        <w:right w:val="none" w:sz="0" w:space="0" w:color="auto"/>
                                                      </w:divBdr>
                                                      <w:divsChild>
                                                        <w:div w:id="2047754484">
                                                          <w:marLeft w:val="0"/>
                                                          <w:marRight w:val="0"/>
                                                          <w:marTop w:val="0"/>
                                                          <w:marBottom w:val="0"/>
                                                          <w:divBdr>
                                                            <w:top w:val="none" w:sz="0" w:space="0" w:color="auto"/>
                                                            <w:left w:val="none" w:sz="0" w:space="0" w:color="auto"/>
                                                            <w:bottom w:val="none" w:sz="0" w:space="0" w:color="auto"/>
                                                            <w:right w:val="none" w:sz="0" w:space="0" w:color="auto"/>
                                                          </w:divBdr>
                                                          <w:divsChild>
                                                            <w:div w:id="989598171">
                                                              <w:marLeft w:val="0"/>
                                                              <w:marRight w:val="0"/>
                                                              <w:marTop w:val="0"/>
                                                              <w:marBottom w:val="225"/>
                                                              <w:divBdr>
                                                                <w:top w:val="none" w:sz="0" w:space="0" w:color="auto"/>
                                                                <w:left w:val="none" w:sz="0" w:space="0" w:color="auto"/>
                                                                <w:bottom w:val="none" w:sz="0" w:space="0" w:color="auto"/>
                                                                <w:right w:val="none" w:sz="0" w:space="0" w:color="auto"/>
                                                              </w:divBdr>
                                                              <w:divsChild>
                                                                <w:div w:id="654265818">
                                                                  <w:marLeft w:val="0"/>
                                                                  <w:marRight w:val="0"/>
                                                                  <w:marTop w:val="0"/>
                                                                  <w:marBottom w:val="0"/>
                                                                  <w:divBdr>
                                                                    <w:top w:val="none" w:sz="0" w:space="0" w:color="auto"/>
                                                                    <w:left w:val="none" w:sz="0" w:space="0" w:color="auto"/>
                                                                    <w:bottom w:val="none" w:sz="0" w:space="0" w:color="auto"/>
                                                                    <w:right w:val="none" w:sz="0" w:space="0" w:color="auto"/>
                                                                  </w:divBdr>
                                                                  <w:divsChild>
                                                                    <w:div w:id="913003433">
                                                                      <w:marLeft w:val="0"/>
                                                                      <w:marRight w:val="0"/>
                                                                      <w:marTop w:val="0"/>
                                                                      <w:marBottom w:val="0"/>
                                                                      <w:divBdr>
                                                                        <w:top w:val="none" w:sz="0" w:space="0" w:color="auto"/>
                                                                        <w:left w:val="none" w:sz="0" w:space="0" w:color="auto"/>
                                                                        <w:bottom w:val="none" w:sz="0" w:space="0" w:color="auto"/>
                                                                        <w:right w:val="none" w:sz="0" w:space="0" w:color="auto"/>
                                                                      </w:divBdr>
                                                                      <w:divsChild>
                                                                        <w:div w:id="1494637642">
                                                                          <w:marLeft w:val="0"/>
                                                                          <w:marRight w:val="0"/>
                                                                          <w:marTop w:val="0"/>
                                                                          <w:marBottom w:val="0"/>
                                                                          <w:divBdr>
                                                                            <w:top w:val="none" w:sz="0" w:space="0" w:color="auto"/>
                                                                            <w:left w:val="none" w:sz="0" w:space="0" w:color="auto"/>
                                                                            <w:bottom w:val="none" w:sz="0" w:space="0" w:color="auto"/>
                                                                            <w:right w:val="none" w:sz="0" w:space="0" w:color="auto"/>
                                                                          </w:divBdr>
                                                                        </w:div>
                                                                        <w:div w:id="342173238">
                                                                          <w:marLeft w:val="0"/>
                                                                          <w:marRight w:val="0"/>
                                                                          <w:marTop w:val="0"/>
                                                                          <w:marBottom w:val="0"/>
                                                                          <w:divBdr>
                                                                            <w:top w:val="none" w:sz="0" w:space="0" w:color="auto"/>
                                                                            <w:left w:val="none" w:sz="0" w:space="0" w:color="auto"/>
                                                                            <w:bottom w:val="none" w:sz="0" w:space="0" w:color="auto"/>
                                                                            <w:right w:val="none" w:sz="0" w:space="0" w:color="auto"/>
                                                                          </w:divBdr>
                                                                        </w:div>
                                                                        <w:div w:id="1822501932">
                                                                          <w:marLeft w:val="0"/>
                                                                          <w:marRight w:val="0"/>
                                                                          <w:marTop w:val="0"/>
                                                                          <w:marBottom w:val="0"/>
                                                                          <w:divBdr>
                                                                            <w:top w:val="none" w:sz="0" w:space="0" w:color="auto"/>
                                                                            <w:left w:val="none" w:sz="0" w:space="0" w:color="auto"/>
                                                                            <w:bottom w:val="none" w:sz="0" w:space="0" w:color="auto"/>
                                                                            <w:right w:val="none" w:sz="0" w:space="0" w:color="auto"/>
                                                                          </w:divBdr>
                                                                        </w:div>
                                                                        <w:div w:id="773523156">
                                                                          <w:marLeft w:val="0"/>
                                                                          <w:marRight w:val="0"/>
                                                                          <w:marTop w:val="0"/>
                                                                          <w:marBottom w:val="0"/>
                                                                          <w:divBdr>
                                                                            <w:top w:val="none" w:sz="0" w:space="0" w:color="auto"/>
                                                                            <w:left w:val="none" w:sz="0" w:space="0" w:color="auto"/>
                                                                            <w:bottom w:val="none" w:sz="0" w:space="0" w:color="auto"/>
                                                                            <w:right w:val="none" w:sz="0" w:space="0" w:color="auto"/>
                                                                          </w:divBdr>
                                                                        </w:div>
                                                                        <w:div w:id="2069104240">
                                                                          <w:marLeft w:val="0"/>
                                                                          <w:marRight w:val="0"/>
                                                                          <w:marTop w:val="0"/>
                                                                          <w:marBottom w:val="0"/>
                                                                          <w:divBdr>
                                                                            <w:top w:val="none" w:sz="0" w:space="0" w:color="auto"/>
                                                                            <w:left w:val="none" w:sz="0" w:space="0" w:color="auto"/>
                                                                            <w:bottom w:val="none" w:sz="0" w:space="0" w:color="auto"/>
                                                                            <w:right w:val="none" w:sz="0" w:space="0" w:color="auto"/>
                                                                          </w:divBdr>
                                                                        </w:div>
                                                                        <w:div w:id="1967856680">
                                                                          <w:marLeft w:val="0"/>
                                                                          <w:marRight w:val="0"/>
                                                                          <w:marTop w:val="0"/>
                                                                          <w:marBottom w:val="0"/>
                                                                          <w:divBdr>
                                                                            <w:top w:val="none" w:sz="0" w:space="0" w:color="auto"/>
                                                                            <w:left w:val="none" w:sz="0" w:space="0" w:color="auto"/>
                                                                            <w:bottom w:val="none" w:sz="0" w:space="0" w:color="auto"/>
                                                                            <w:right w:val="none" w:sz="0" w:space="0" w:color="auto"/>
                                                                          </w:divBdr>
                                                                        </w:div>
                                                                        <w:div w:id="1040398418">
                                                                          <w:marLeft w:val="0"/>
                                                                          <w:marRight w:val="0"/>
                                                                          <w:marTop w:val="0"/>
                                                                          <w:marBottom w:val="0"/>
                                                                          <w:divBdr>
                                                                            <w:top w:val="none" w:sz="0" w:space="0" w:color="auto"/>
                                                                            <w:left w:val="none" w:sz="0" w:space="0" w:color="auto"/>
                                                                            <w:bottom w:val="none" w:sz="0" w:space="0" w:color="auto"/>
                                                                            <w:right w:val="none" w:sz="0" w:space="0" w:color="auto"/>
                                                                          </w:divBdr>
                                                                        </w:div>
                                                                        <w:div w:id="997539316">
                                                                          <w:marLeft w:val="0"/>
                                                                          <w:marRight w:val="0"/>
                                                                          <w:marTop w:val="0"/>
                                                                          <w:marBottom w:val="0"/>
                                                                          <w:divBdr>
                                                                            <w:top w:val="none" w:sz="0" w:space="0" w:color="auto"/>
                                                                            <w:left w:val="none" w:sz="0" w:space="0" w:color="auto"/>
                                                                            <w:bottom w:val="none" w:sz="0" w:space="0" w:color="auto"/>
                                                                            <w:right w:val="none" w:sz="0" w:space="0" w:color="auto"/>
                                                                          </w:divBdr>
                                                                        </w:div>
                                                                        <w:div w:id="1686400847">
                                                                          <w:marLeft w:val="0"/>
                                                                          <w:marRight w:val="0"/>
                                                                          <w:marTop w:val="0"/>
                                                                          <w:marBottom w:val="0"/>
                                                                          <w:divBdr>
                                                                            <w:top w:val="none" w:sz="0" w:space="0" w:color="auto"/>
                                                                            <w:left w:val="none" w:sz="0" w:space="0" w:color="auto"/>
                                                                            <w:bottom w:val="none" w:sz="0" w:space="0" w:color="auto"/>
                                                                            <w:right w:val="none" w:sz="0" w:space="0" w:color="auto"/>
                                                                          </w:divBdr>
                                                                        </w:div>
                                                                        <w:div w:id="1521894206">
                                                                          <w:marLeft w:val="0"/>
                                                                          <w:marRight w:val="0"/>
                                                                          <w:marTop w:val="0"/>
                                                                          <w:marBottom w:val="0"/>
                                                                          <w:divBdr>
                                                                            <w:top w:val="none" w:sz="0" w:space="0" w:color="auto"/>
                                                                            <w:left w:val="none" w:sz="0" w:space="0" w:color="auto"/>
                                                                            <w:bottom w:val="none" w:sz="0" w:space="0" w:color="auto"/>
                                                                            <w:right w:val="none" w:sz="0" w:space="0" w:color="auto"/>
                                                                          </w:divBdr>
                                                                        </w:div>
                                                                        <w:div w:id="1115714646">
                                                                          <w:marLeft w:val="0"/>
                                                                          <w:marRight w:val="0"/>
                                                                          <w:marTop w:val="0"/>
                                                                          <w:marBottom w:val="0"/>
                                                                          <w:divBdr>
                                                                            <w:top w:val="none" w:sz="0" w:space="0" w:color="auto"/>
                                                                            <w:left w:val="none" w:sz="0" w:space="0" w:color="auto"/>
                                                                            <w:bottom w:val="none" w:sz="0" w:space="0" w:color="auto"/>
                                                                            <w:right w:val="none" w:sz="0" w:space="0" w:color="auto"/>
                                                                          </w:divBdr>
                                                                        </w:div>
                                                                        <w:div w:id="870076008">
                                                                          <w:marLeft w:val="0"/>
                                                                          <w:marRight w:val="0"/>
                                                                          <w:marTop w:val="0"/>
                                                                          <w:marBottom w:val="0"/>
                                                                          <w:divBdr>
                                                                            <w:top w:val="none" w:sz="0" w:space="0" w:color="auto"/>
                                                                            <w:left w:val="none" w:sz="0" w:space="0" w:color="auto"/>
                                                                            <w:bottom w:val="none" w:sz="0" w:space="0" w:color="auto"/>
                                                                            <w:right w:val="none" w:sz="0" w:space="0" w:color="auto"/>
                                                                          </w:divBdr>
                                                                        </w:div>
                                                                        <w:div w:id="486898200">
                                                                          <w:marLeft w:val="0"/>
                                                                          <w:marRight w:val="0"/>
                                                                          <w:marTop w:val="0"/>
                                                                          <w:marBottom w:val="0"/>
                                                                          <w:divBdr>
                                                                            <w:top w:val="none" w:sz="0" w:space="0" w:color="auto"/>
                                                                            <w:left w:val="none" w:sz="0" w:space="0" w:color="auto"/>
                                                                            <w:bottom w:val="none" w:sz="0" w:space="0" w:color="auto"/>
                                                                            <w:right w:val="none" w:sz="0" w:space="0" w:color="auto"/>
                                                                          </w:divBdr>
                                                                        </w:div>
                                                                        <w:div w:id="472910183">
                                                                          <w:marLeft w:val="0"/>
                                                                          <w:marRight w:val="0"/>
                                                                          <w:marTop w:val="0"/>
                                                                          <w:marBottom w:val="0"/>
                                                                          <w:divBdr>
                                                                            <w:top w:val="none" w:sz="0" w:space="0" w:color="auto"/>
                                                                            <w:left w:val="none" w:sz="0" w:space="0" w:color="auto"/>
                                                                            <w:bottom w:val="none" w:sz="0" w:space="0" w:color="auto"/>
                                                                            <w:right w:val="none" w:sz="0" w:space="0" w:color="auto"/>
                                                                          </w:divBdr>
                                                                        </w:div>
                                                                        <w:div w:id="1165780875">
                                                                          <w:marLeft w:val="0"/>
                                                                          <w:marRight w:val="0"/>
                                                                          <w:marTop w:val="0"/>
                                                                          <w:marBottom w:val="0"/>
                                                                          <w:divBdr>
                                                                            <w:top w:val="none" w:sz="0" w:space="0" w:color="auto"/>
                                                                            <w:left w:val="none" w:sz="0" w:space="0" w:color="auto"/>
                                                                            <w:bottom w:val="none" w:sz="0" w:space="0" w:color="auto"/>
                                                                            <w:right w:val="none" w:sz="0" w:space="0" w:color="auto"/>
                                                                          </w:divBdr>
                                                                        </w:div>
                                                                        <w:div w:id="1938753848">
                                                                          <w:marLeft w:val="0"/>
                                                                          <w:marRight w:val="0"/>
                                                                          <w:marTop w:val="0"/>
                                                                          <w:marBottom w:val="0"/>
                                                                          <w:divBdr>
                                                                            <w:top w:val="none" w:sz="0" w:space="0" w:color="auto"/>
                                                                            <w:left w:val="none" w:sz="0" w:space="0" w:color="auto"/>
                                                                            <w:bottom w:val="none" w:sz="0" w:space="0" w:color="auto"/>
                                                                            <w:right w:val="none" w:sz="0" w:space="0" w:color="auto"/>
                                                                          </w:divBdr>
                                                                        </w:div>
                                                                        <w:div w:id="739140379">
                                                                          <w:marLeft w:val="0"/>
                                                                          <w:marRight w:val="0"/>
                                                                          <w:marTop w:val="0"/>
                                                                          <w:marBottom w:val="0"/>
                                                                          <w:divBdr>
                                                                            <w:top w:val="none" w:sz="0" w:space="0" w:color="auto"/>
                                                                            <w:left w:val="none" w:sz="0" w:space="0" w:color="auto"/>
                                                                            <w:bottom w:val="none" w:sz="0" w:space="0" w:color="auto"/>
                                                                            <w:right w:val="none" w:sz="0" w:space="0" w:color="auto"/>
                                                                          </w:divBdr>
                                                                        </w:div>
                                                                        <w:div w:id="820466417">
                                                                          <w:marLeft w:val="0"/>
                                                                          <w:marRight w:val="0"/>
                                                                          <w:marTop w:val="0"/>
                                                                          <w:marBottom w:val="0"/>
                                                                          <w:divBdr>
                                                                            <w:top w:val="none" w:sz="0" w:space="0" w:color="auto"/>
                                                                            <w:left w:val="none" w:sz="0" w:space="0" w:color="auto"/>
                                                                            <w:bottom w:val="none" w:sz="0" w:space="0" w:color="auto"/>
                                                                            <w:right w:val="none" w:sz="0" w:space="0" w:color="auto"/>
                                                                          </w:divBdr>
                                                                        </w:div>
                                                                        <w:div w:id="2028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5549147">
      <w:bodyDiv w:val="1"/>
      <w:marLeft w:val="0"/>
      <w:marRight w:val="0"/>
      <w:marTop w:val="0"/>
      <w:marBottom w:val="0"/>
      <w:divBdr>
        <w:top w:val="none" w:sz="0" w:space="0" w:color="auto"/>
        <w:left w:val="none" w:sz="0" w:space="0" w:color="auto"/>
        <w:bottom w:val="none" w:sz="0" w:space="0" w:color="auto"/>
        <w:right w:val="none" w:sz="0" w:space="0" w:color="auto"/>
      </w:divBdr>
      <w:divsChild>
        <w:div w:id="2099666921">
          <w:marLeft w:val="0"/>
          <w:marRight w:val="0"/>
          <w:marTop w:val="300"/>
          <w:marBottom w:val="0"/>
          <w:divBdr>
            <w:top w:val="none" w:sz="0" w:space="0" w:color="auto"/>
            <w:left w:val="none" w:sz="0" w:space="0" w:color="auto"/>
            <w:bottom w:val="none" w:sz="0" w:space="0" w:color="auto"/>
            <w:right w:val="none" w:sz="0" w:space="0" w:color="auto"/>
          </w:divBdr>
          <w:divsChild>
            <w:div w:id="1818372152">
              <w:marLeft w:val="0"/>
              <w:marRight w:val="0"/>
              <w:marTop w:val="0"/>
              <w:marBottom w:val="0"/>
              <w:divBdr>
                <w:top w:val="none" w:sz="0" w:space="0" w:color="auto"/>
                <w:left w:val="none" w:sz="0" w:space="0" w:color="auto"/>
                <w:bottom w:val="none" w:sz="0" w:space="0" w:color="auto"/>
                <w:right w:val="none" w:sz="0" w:space="0" w:color="auto"/>
              </w:divBdr>
              <w:divsChild>
                <w:div w:id="764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5896">
          <w:marLeft w:val="0"/>
          <w:marRight w:val="0"/>
          <w:marTop w:val="0"/>
          <w:marBottom w:val="300"/>
          <w:divBdr>
            <w:top w:val="none" w:sz="0" w:space="0" w:color="auto"/>
            <w:left w:val="none" w:sz="0" w:space="0" w:color="auto"/>
            <w:bottom w:val="none" w:sz="0" w:space="0" w:color="auto"/>
            <w:right w:val="none" w:sz="0" w:space="0" w:color="auto"/>
          </w:divBdr>
          <w:divsChild>
            <w:div w:id="538863544">
              <w:marLeft w:val="0"/>
              <w:marRight w:val="0"/>
              <w:marTop w:val="0"/>
              <w:marBottom w:val="0"/>
              <w:divBdr>
                <w:top w:val="none" w:sz="0" w:space="0" w:color="auto"/>
                <w:left w:val="none" w:sz="0" w:space="0" w:color="auto"/>
                <w:bottom w:val="none" w:sz="0" w:space="0" w:color="auto"/>
                <w:right w:val="none" w:sz="0" w:space="0" w:color="auto"/>
              </w:divBdr>
              <w:divsChild>
                <w:div w:id="1837257601">
                  <w:marLeft w:val="0"/>
                  <w:marRight w:val="0"/>
                  <w:marTop w:val="0"/>
                  <w:marBottom w:val="0"/>
                  <w:divBdr>
                    <w:top w:val="none" w:sz="0" w:space="0" w:color="auto"/>
                    <w:left w:val="none" w:sz="0" w:space="0" w:color="auto"/>
                    <w:bottom w:val="none" w:sz="0" w:space="0" w:color="auto"/>
                    <w:right w:val="none" w:sz="0" w:space="0" w:color="auto"/>
                  </w:divBdr>
                  <w:divsChild>
                    <w:div w:id="1500971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487240578">
      <w:bodyDiv w:val="1"/>
      <w:marLeft w:val="0"/>
      <w:marRight w:val="0"/>
      <w:marTop w:val="0"/>
      <w:marBottom w:val="0"/>
      <w:divBdr>
        <w:top w:val="none" w:sz="0" w:space="0" w:color="auto"/>
        <w:left w:val="none" w:sz="0" w:space="0" w:color="auto"/>
        <w:bottom w:val="none" w:sz="0" w:space="0" w:color="auto"/>
        <w:right w:val="none" w:sz="0" w:space="0" w:color="auto"/>
      </w:divBdr>
    </w:div>
    <w:div w:id="1655375476">
      <w:bodyDiv w:val="1"/>
      <w:marLeft w:val="0"/>
      <w:marRight w:val="0"/>
      <w:marTop w:val="0"/>
      <w:marBottom w:val="0"/>
      <w:divBdr>
        <w:top w:val="none" w:sz="0" w:space="0" w:color="auto"/>
        <w:left w:val="none" w:sz="0" w:space="0" w:color="auto"/>
        <w:bottom w:val="none" w:sz="0" w:space="0" w:color="auto"/>
        <w:right w:val="none" w:sz="0" w:space="0" w:color="auto"/>
      </w:divBdr>
      <w:divsChild>
        <w:div w:id="1416826976">
          <w:marLeft w:val="0"/>
          <w:marRight w:val="0"/>
          <w:marTop w:val="300"/>
          <w:marBottom w:val="0"/>
          <w:divBdr>
            <w:top w:val="none" w:sz="0" w:space="0" w:color="auto"/>
            <w:left w:val="none" w:sz="0" w:space="0" w:color="auto"/>
            <w:bottom w:val="none" w:sz="0" w:space="0" w:color="auto"/>
            <w:right w:val="none" w:sz="0" w:space="0" w:color="auto"/>
          </w:divBdr>
          <w:divsChild>
            <w:div w:id="505286275">
              <w:marLeft w:val="0"/>
              <w:marRight w:val="0"/>
              <w:marTop w:val="0"/>
              <w:marBottom w:val="0"/>
              <w:divBdr>
                <w:top w:val="none" w:sz="0" w:space="0" w:color="auto"/>
                <w:left w:val="none" w:sz="0" w:space="0" w:color="auto"/>
                <w:bottom w:val="none" w:sz="0" w:space="0" w:color="auto"/>
                <w:right w:val="none" w:sz="0" w:space="0" w:color="auto"/>
              </w:divBdr>
              <w:divsChild>
                <w:div w:id="10527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0735">
          <w:marLeft w:val="0"/>
          <w:marRight w:val="0"/>
          <w:marTop w:val="0"/>
          <w:marBottom w:val="300"/>
          <w:divBdr>
            <w:top w:val="none" w:sz="0" w:space="0" w:color="auto"/>
            <w:left w:val="none" w:sz="0" w:space="0" w:color="auto"/>
            <w:bottom w:val="none" w:sz="0" w:space="0" w:color="auto"/>
            <w:right w:val="none" w:sz="0" w:space="0" w:color="auto"/>
          </w:divBdr>
          <w:divsChild>
            <w:div w:id="509026786">
              <w:marLeft w:val="0"/>
              <w:marRight w:val="0"/>
              <w:marTop w:val="0"/>
              <w:marBottom w:val="0"/>
              <w:divBdr>
                <w:top w:val="none" w:sz="0" w:space="0" w:color="auto"/>
                <w:left w:val="none" w:sz="0" w:space="0" w:color="auto"/>
                <w:bottom w:val="none" w:sz="0" w:space="0" w:color="auto"/>
                <w:right w:val="none" w:sz="0" w:space="0" w:color="auto"/>
              </w:divBdr>
              <w:divsChild>
                <w:div w:id="1148669995">
                  <w:marLeft w:val="0"/>
                  <w:marRight w:val="0"/>
                  <w:marTop w:val="0"/>
                  <w:marBottom w:val="0"/>
                  <w:divBdr>
                    <w:top w:val="none" w:sz="0" w:space="0" w:color="auto"/>
                    <w:left w:val="none" w:sz="0" w:space="0" w:color="auto"/>
                    <w:bottom w:val="none" w:sz="0" w:space="0" w:color="auto"/>
                    <w:right w:val="none" w:sz="0" w:space="0" w:color="auto"/>
                  </w:divBdr>
                  <w:divsChild>
                    <w:div w:id="102933029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748310290">
      <w:bodyDiv w:val="1"/>
      <w:marLeft w:val="0"/>
      <w:marRight w:val="0"/>
      <w:marTop w:val="0"/>
      <w:marBottom w:val="0"/>
      <w:divBdr>
        <w:top w:val="none" w:sz="0" w:space="0" w:color="auto"/>
        <w:left w:val="none" w:sz="0" w:space="0" w:color="auto"/>
        <w:bottom w:val="none" w:sz="0" w:space="0" w:color="auto"/>
        <w:right w:val="none" w:sz="0" w:space="0" w:color="auto"/>
      </w:divBdr>
    </w:div>
    <w:div w:id="1787776325">
      <w:bodyDiv w:val="1"/>
      <w:marLeft w:val="0"/>
      <w:marRight w:val="0"/>
      <w:marTop w:val="0"/>
      <w:marBottom w:val="0"/>
      <w:divBdr>
        <w:top w:val="none" w:sz="0" w:space="0" w:color="auto"/>
        <w:left w:val="none" w:sz="0" w:space="0" w:color="auto"/>
        <w:bottom w:val="none" w:sz="0" w:space="0" w:color="auto"/>
        <w:right w:val="none" w:sz="0" w:space="0" w:color="auto"/>
      </w:divBdr>
      <w:divsChild>
        <w:div w:id="1254316509">
          <w:marLeft w:val="0"/>
          <w:marRight w:val="0"/>
          <w:marTop w:val="300"/>
          <w:marBottom w:val="0"/>
          <w:divBdr>
            <w:top w:val="none" w:sz="0" w:space="0" w:color="auto"/>
            <w:left w:val="none" w:sz="0" w:space="0" w:color="auto"/>
            <w:bottom w:val="none" w:sz="0" w:space="0" w:color="auto"/>
            <w:right w:val="none" w:sz="0" w:space="0" w:color="auto"/>
          </w:divBdr>
          <w:divsChild>
            <w:div w:id="1309894905">
              <w:marLeft w:val="0"/>
              <w:marRight w:val="0"/>
              <w:marTop w:val="0"/>
              <w:marBottom w:val="0"/>
              <w:divBdr>
                <w:top w:val="none" w:sz="0" w:space="0" w:color="auto"/>
                <w:left w:val="none" w:sz="0" w:space="0" w:color="auto"/>
                <w:bottom w:val="none" w:sz="0" w:space="0" w:color="auto"/>
                <w:right w:val="none" w:sz="0" w:space="0" w:color="auto"/>
              </w:divBdr>
              <w:divsChild>
                <w:div w:id="880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955">
          <w:marLeft w:val="0"/>
          <w:marRight w:val="0"/>
          <w:marTop w:val="0"/>
          <w:marBottom w:val="300"/>
          <w:divBdr>
            <w:top w:val="none" w:sz="0" w:space="0" w:color="auto"/>
            <w:left w:val="none" w:sz="0" w:space="0" w:color="auto"/>
            <w:bottom w:val="none" w:sz="0" w:space="0" w:color="auto"/>
            <w:right w:val="none" w:sz="0" w:space="0" w:color="auto"/>
          </w:divBdr>
          <w:divsChild>
            <w:div w:id="1143695033">
              <w:marLeft w:val="0"/>
              <w:marRight w:val="0"/>
              <w:marTop w:val="0"/>
              <w:marBottom w:val="0"/>
              <w:divBdr>
                <w:top w:val="none" w:sz="0" w:space="0" w:color="auto"/>
                <w:left w:val="none" w:sz="0" w:space="0" w:color="auto"/>
                <w:bottom w:val="none" w:sz="0" w:space="0" w:color="auto"/>
                <w:right w:val="none" w:sz="0" w:space="0" w:color="auto"/>
              </w:divBdr>
              <w:divsChild>
                <w:div w:id="427115593">
                  <w:marLeft w:val="0"/>
                  <w:marRight w:val="0"/>
                  <w:marTop w:val="0"/>
                  <w:marBottom w:val="0"/>
                  <w:divBdr>
                    <w:top w:val="none" w:sz="0" w:space="0" w:color="auto"/>
                    <w:left w:val="none" w:sz="0" w:space="0" w:color="auto"/>
                    <w:bottom w:val="none" w:sz="0" w:space="0" w:color="auto"/>
                    <w:right w:val="none" w:sz="0" w:space="0" w:color="auto"/>
                  </w:divBdr>
                  <w:divsChild>
                    <w:div w:id="41382091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853764954">
      <w:bodyDiv w:val="1"/>
      <w:marLeft w:val="0"/>
      <w:marRight w:val="0"/>
      <w:marTop w:val="0"/>
      <w:marBottom w:val="0"/>
      <w:divBdr>
        <w:top w:val="none" w:sz="0" w:space="0" w:color="auto"/>
        <w:left w:val="none" w:sz="0" w:space="0" w:color="auto"/>
        <w:bottom w:val="none" w:sz="0" w:space="0" w:color="auto"/>
        <w:right w:val="none" w:sz="0" w:space="0" w:color="auto"/>
      </w:divBdr>
      <w:divsChild>
        <w:div w:id="113260242">
          <w:marLeft w:val="0"/>
          <w:marRight w:val="0"/>
          <w:marTop w:val="0"/>
          <w:marBottom w:val="0"/>
          <w:divBdr>
            <w:top w:val="none" w:sz="0" w:space="0" w:color="auto"/>
            <w:left w:val="none" w:sz="0" w:space="0" w:color="auto"/>
            <w:bottom w:val="none" w:sz="0" w:space="0" w:color="auto"/>
            <w:right w:val="none" w:sz="0" w:space="0" w:color="auto"/>
          </w:divBdr>
        </w:div>
        <w:div w:id="1006136138">
          <w:marLeft w:val="0"/>
          <w:marRight w:val="0"/>
          <w:marTop w:val="120"/>
          <w:marBottom w:val="0"/>
          <w:divBdr>
            <w:top w:val="none" w:sz="0" w:space="0" w:color="auto"/>
            <w:left w:val="none" w:sz="0" w:space="0" w:color="auto"/>
            <w:bottom w:val="single" w:sz="6" w:space="12" w:color="E1E4E8"/>
            <w:right w:val="none" w:sz="0" w:space="0" w:color="auto"/>
          </w:divBdr>
        </w:div>
        <w:div w:id="1157266924">
          <w:marLeft w:val="0"/>
          <w:marRight w:val="0"/>
          <w:marTop w:val="0"/>
          <w:marBottom w:val="0"/>
          <w:divBdr>
            <w:top w:val="none" w:sz="0" w:space="0" w:color="auto"/>
            <w:left w:val="none" w:sz="0" w:space="0" w:color="auto"/>
            <w:bottom w:val="none" w:sz="0" w:space="0" w:color="auto"/>
            <w:right w:val="none" w:sz="0" w:space="0" w:color="auto"/>
          </w:divBdr>
          <w:divsChild>
            <w:div w:id="680164039">
              <w:marLeft w:val="-240"/>
              <w:marRight w:val="-240"/>
              <w:marTop w:val="0"/>
              <w:marBottom w:val="0"/>
              <w:divBdr>
                <w:top w:val="none" w:sz="0" w:space="0" w:color="auto"/>
                <w:left w:val="none" w:sz="0" w:space="0" w:color="auto"/>
                <w:bottom w:val="none" w:sz="0" w:space="0" w:color="auto"/>
                <w:right w:val="none" w:sz="0" w:space="0" w:color="auto"/>
              </w:divBdr>
              <w:divsChild>
                <w:div w:id="1763183097">
                  <w:marLeft w:val="0"/>
                  <w:marRight w:val="0"/>
                  <w:marTop w:val="0"/>
                  <w:marBottom w:val="0"/>
                  <w:divBdr>
                    <w:top w:val="none" w:sz="0" w:space="0" w:color="auto"/>
                    <w:left w:val="none" w:sz="0" w:space="0" w:color="auto"/>
                    <w:bottom w:val="none" w:sz="0" w:space="0" w:color="auto"/>
                    <w:right w:val="none" w:sz="0" w:space="0" w:color="auto"/>
                  </w:divBdr>
                  <w:divsChild>
                    <w:div w:id="678698349">
                      <w:marLeft w:val="0"/>
                      <w:marRight w:val="0"/>
                      <w:marTop w:val="0"/>
                      <w:marBottom w:val="0"/>
                      <w:divBdr>
                        <w:top w:val="none" w:sz="0" w:space="0" w:color="auto"/>
                        <w:left w:val="none" w:sz="0" w:space="0" w:color="auto"/>
                        <w:bottom w:val="none" w:sz="0" w:space="0" w:color="auto"/>
                        <w:right w:val="none" w:sz="0" w:space="0" w:color="auto"/>
                      </w:divBdr>
                      <w:divsChild>
                        <w:div w:id="1640332241">
                          <w:marLeft w:val="0"/>
                          <w:marRight w:val="0"/>
                          <w:marTop w:val="0"/>
                          <w:marBottom w:val="0"/>
                          <w:divBdr>
                            <w:top w:val="none" w:sz="0" w:space="0" w:color="auto"/>
                            <w:left w:val="none" w:sz="0" w:space="0" w:color="auto"/>
                            <w:bottom w:val="none" w:sz="0" w:space="0" w:color="auto"/>
                            <w:right w:val="none" w:sz="0" w:space="0" w:color="auto"/>
                          </w:divBdr>
                          <w:divsChild>
                            <w:div w:id="944508248">
                              <w:marLeft w:val="0"/>
                              <w:marRight w:val="0"/>
                              <w:marTop w:val="0"/>
                              <w:marBottom w:val="240"/>
                              <w:divBdr>
                                <w:top w:val="none" w:sz="0" w:space="0" w:color="auto"/>
                                <w:left w:val="none" w:sz="0" w:space="0" w:color="auto"/>
                                <w:bottom w:val="none" w:sz="0" w:space="0" w:color="auto"/>
                                <w:right w:val="none" w:sz="0" w:space="0" w:color="auto"/>
                              </w:divBdr>
                            </w:div>
                            <w:div w:id="1639064656">
                              <w:marLeft w:val="0"/>
                              <w:marRight w:val="0"/>
                              <w:marTop w:val="0"/>
                              <w:marBottom w:val="240"/>
                              <w:divBdr>
                                <w:top w:val="none" w:sz="0" w:space="0" w:color="auto"/>
                                <w:left w:val="none" w:sz="0" w:space="0" w:color="auto"/>
                                <w:bottom w:val="none" w:sz="0" w:space="0" w:color="auto"/>
                                <w:right w:val="none" w:sz="0" w:space="0" w:color="auto"/>
                              </w:divBdr>
                            </w:div>
                            <w:div w:id="1148327015">
                              <w:blockQuote w:val="1"/>
                              <w:marLeft w:val="0"/>
                              <w:marRight w:val="0"/>
                              <w:marTop w:val="0"/>
                              <w:marBottom w:val="240"/>
                              <w:divBdr>
                                <w:top w:val="none" w:sz="0" w:space="0" w:color="auto"/>
                                <w:left w:val="single" w:sz="24" w:space="12" w:color="DFE2E5"/>
                                <w:bottom w:val="none" w:sz="0" w:space="0" w:color="auto"/>
                                <w:right w:val="none" w:sz="0" w:space="0" w:color="auto"/>
                              </w:divBdr>
                            </w:div>
                            <w:div w:id="109138737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sChild>
        </w:div>
      </w:divsChild>
    </w:div>
    <w:div w:id="1942948874">
      <w:bodyDiv w:val="1"/>
      <w:marLeft w:val="0"/>
      <w:marRight w:val="0"/>
      <w:marTop w:val="0"/>
      <w:marBottom w:val="0"/>
      <w:divBdr>
        <w:top w:val="none" w:sz="0" w:space="0" w:color="auto"/>
        <w:left w:val="none" w:sz="0" w:space="0" w:color="auto"/>
        <w:bottom w:val="none" w:sz="0" w:space="0" w:color="auto"/>
        <w:right w:val="none" w:sz="0" w:space="0" w:color="auto"/>
      </w:divBdr>
      <w:divsChild>
        <w:div w:id="836191591">
          <w:marLeft w:val="0"/>
          <w:marRight w:val="0"/>
          <w:marTop w:val="0"/>
          <w:marBottom w:val="0"/>
          <w:divBdr>
            <w:top w:val="none" w:sz="0" w:space="0" w:color="auto"/>
            <w:left w:val="none" w:sz="0" w:space="0" w:color="auto"/>
            <w:bottom w:val="none" w:sz="0" w:space="0" w:color="auto"/>
            <w:right w:val="none" w:sz="0" w:space="0" w:color="auto"/>
          </w:divBdr>
        </w:div>
        <w:div w:id="628710139">
          <w:marLeft w:val="0"/>
          <w:marRight w:val="0"/>
          <w:marTop w:val="0"/>
          <w:marBottom w:val="0"/>
          <w:divBdr>
            <w:top w:val="none" w:sz="0" w:space="0" w:color="auto"/>
            <w:left w:val="none" w:sz="0" w:space="0" w:color="auto"/>
            <w:bottom w:val="none" w:sz="0" w:space="0" w:color="auto"/>
            <w:right w:val="none" w:sz="0" w:space="0" w:color="auto"/>
          </w:divBdr>
        </w:div>
        <w:div w:id="1663511134">
          <w:marLeft w:val="0"/>
          <w:marRight w:val="0"/>
          <w:marTop w:val="0"/>
          <w:marBottom w:val="0"/>
          <w:divBdr>
            <w:top w:val="none" w:sz="0" w:space="0" w:color="auto"/>
            <w:left w:val="none" w:sz="0" w:space="0" w:color="auto"/>
            <w:bottom w:val="none" w:sz="0" w:space="0" w:color="auto"/>
            <w:right w:val="none" w:sz="0" w:space="0" w:color="auto"/>
          </w:divBdr>
        </w:div>
        <w:div w:id="2065374291">
          <w:marLeft w:val="0"/>
          <w:marRight w:val="0"/>
          <w:marTop w:val="0"/>
          <w:marBottom w:val="0"/>
          <w:divBdr>
            <w:top w:val="none" w:sz="0" w:space="0" w:color="auto"/>
            <w:left w:val="none" w:sz="0" w:space="0" w:color="auto"/>
            <w:bottom w:val="none" w:sz="0" w:space="0" w:color="auto"/>
            <w:right w:val="none" w:sz="0" w:space="0" w:color="auto"/>
          </w:divBdr>
        </w:div>
        <w:div w:id="944192433">
          <w:marLeft w:val="0"/>
          <w:marRight w:val="0"/>
          <w:marTop w:val="0"/>
          <w:marBottom w:val="0"/>
          <w:divBdr>
            <w:top w:val="none" w:sz="0" w:space="0" w:color="auto"/>
            <w:left w:val="none" w:sz="0" w:space="0" w:color="auto"/>
            <w:bottom w:val="none" w:sz="0" w:space="0" w:color="auto"/>
            <w:right w:val="none" w:sz="0" w:space="0" w:color="auto"/>
          </w:divBdr>
        </w:div>
        <w:div w:id="149716447">
          <w:marLeft w:val="0"/>
          <w:marRight w:val="0"/>
          <w:marTop w:val="0"/>
          <w:marBottom w:val="0"/>
          <w:divBdr>
            <w:top w:val="none" w:sz="0" w:space="0" w:color="auto"/>
            <w:left w:val="none" w:sz="0" w:space="0" w:color="auto"/>
            <w:bottom w:val="none" w:sz="0" w:space="0" w:color="auto"/>
            <w:right w:val="none" w:sz="0" w:space="0" w:color="auto"/>
          </w:divBdr>
        </w:div>
        <w:div w:id="2118980342">
          <w:marLeft w:val="0"/>
          <w:marRight w:val="0"/>
          <w:marTop w:val="0"/>
          <w:marBottom w:val="0"/>
          <w:divBdr>
            <w:top w:val="none" w:sz="0" w:space="0" w:color="auto"/>
            <w:left w:val="none" w:sz="0" w:space="0" w:color="auto"/>
            <w:bottom w:val="none" w:sz="0" w:space="0" w:color="auto"/>
            <w:right w:val="none" w:sz="0" w:space="0" w:color="auto"/>
          </w:divBdr>
        </w:div>
        <w:div w:id="2000495131">
          <w:marLeft w:val="0"/>
          <w:marRight w:val="0"/>
          <w:marTop w:val="0"/>
          <w:marBottom w:val="0"/>
          <w:divBdr>
            <w:top w:val="none" w:sz="0" w:space="0" w:color="auto"/>
            <w:left w:val="none" w:sz="0" w:space="0" w:color="auto"/>
            <w:bottom w:val="none" w:sz="0" w:space="0" w:color="auto"/>
            <w:right w:val="none" w:sz="0" w:space="0" w:color="auto"/>
          </w:divBdr>
        </w:div>
        <w:div w:id="1915119900">
          <w:marLeft w:val="0"/>
          <w:marRight w:val="0"/>
          <w:marTop w:val="0"/>
          <w:marBottom w:val="0"/>
          <w:divBdr>
            <w:top w:val="none" w:sz="0" w:space="0" w:color="auto"/>
            <w:left w:val="none" w:sz="0" w:space="0" w:color="auto"/>
            <w:bottom w:val="none" w:sz="0" w:space="0" w:color="auto"/>
            <w:right w:val="none" w:sz="0" w:space="0" w:color="auto"/>
          </w:divBdr>
        </w:div>
        <w:div w:id="1884318318">
          <w:marLeft w:val="0"/>
          <w:marRight w:val="0"/>
          <w:marTop w:val="0"/>
          <w:marBottom w:val="0"/>
          <w:divBdr>
            <w:top w:val="none" w:sz="0" w:space="0" w:color="auto"/>
            <w:left w:val="none" w:sz="0" w:space="0" w:color="auto"/>
            <w:bottom w:val="none" w:sz="0" w:space="0" w:color="auto"/>
            <w:right w:val="none" w:sz="0" w:space="0" w:color="auto"/>
          </w:divBdr>
        </w:div>
        <w:div w:id="471554995">
          <w:marLeft w:val="0"/>
          <w:marRight w:val="0"/>
          <w:marTop w:val="0"/>
          <w:marBottom w:val="0"/>
          <w:divBdr>
            <w:top w:val="none" w:sz="0" w:space="0" w:color="auto"/>
            <w:left w:val="none" w:sz="0" w:space="0" w:color="auto"/>
            <w:bottom w:val="none" w:sz="0" w:space="0" w:color="auto"/>
            <w:right w:val="none" w:sz="0" w:space="0" w:color="auto"/>
          </w:divBdr>
        </w:div>
        <w:div w:id="1922638799">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1140658637">
          <w:marLeft w:val="0"/>
          <w:marRight w:val="0"/>
          <w:marTop w:val="0"/>
          <w:marBottom w:val="0"/>
          <w:divBdr>
            <w:top w:val="none" w:sz="0" w:space="0" w:color="auto"/>
            <w:left w:val="none" w:sz="0" w:space="0" w:color="auto"/>
            <w:bottom w:val="none" w:sz="0" w:space="0" w:color="auto"/>
            <w:right w:val="none" w:sz="0" w:space="0" w:color="auto"/>
          </w:divBdr>
        </w:div>
        <w:div w:id="2113625596">
          <w:marLeft w:val="0"/>
          <w:marRight w:val="0"/>
          <w:marTop w:val="0"/>
          <w:marBottom w:val="0"/>
          <w:divBdr>
            <w:top w:val="none" w:sz="0" w:space="0" w:color="auto"/>
            <w:left w:val="none" w:sz="0" w:space="0" w:color="auto"/>
            <w:bottom w:val="none" w:sz="0" w:space="0" w:color="auto"/>
            <w:right w:val="none" w:sz="0" w:space="0" w:color="auto"/>
          </w:divBdr>
        </w:div>
        <w:div w:id="907307394">
          <w:marLeft w:val="0"/>
          <w:marRight w:val="0"/>
          <w:marTop w:val="0"/>
          <w:marBottom w:val="0"/>
          <w:divBdr>
            <w:top w:val="none" w:sz="0" w:space="0" w:color="auto"/>
            <w:left w:val="none" w:sz="0" w:space="0" w:color="auto"/>
            <w:bottom w:val="none" w:sz="0" w:space="0" w:color="auto"/>
            <w:right w:val="none" w:sz="0" w:space="0" w:color="auto"/>
          </w:divBdr>
        </w:div>
        <w:div w:id="1403139656">
          <w:marLeft w:val="0"/>
          <w:marRight w:val="0"/>
          <w:marTop w:val="0"/>
          <w:marBottom w:val="0"/>
          <w:divBdr>
            <w:top w:val="none" w:sz="0" w:space="0" w:color="auto"/>
            <w:left w:val="none" w:sz="0" w:space="0" w:color="auto"/>
            <w:bottom w:val="none" w:sz="0" w:space="0" w:color="auto"/>
            <w:right w:val="none" w:sz="0" w:space="0" w:color="auto"/>
          </w:divBdr>
        </w:div>
        <w:div w:id="208566815">
          <w:marLeft w:val="0"/>
          <w:marRight w:val="0"/>
          <w:marTop w:val="0"/>
          <w:marBottom w:val="0"/>
          <w:divBdr>
            <w:top w:val="none" w:sz="0" w:space="0" w:color="auto"/>
            <w:left w:val="none" w:sz="0" w:space="0" w:color="auto"/>
            <w:bottom w:val="none" w:sz="0" w:space="0" w:color="auto"/>
            <w:right w:val="none" w:sz="0" w:space="0" w:color="auto"/>
          </w:divBdr>
        </w:div>
        <w:div w:id="447549184">
          <w:marLeft w:val="0"/>
          <w:marRight w:val="0"/>
          <w:marTop w:val="0"/>
          <w:marBottom w:val="0"/>
          <w:divBdr>
            <w:top w:val="none" w:sz="0" w:space="0" w:color="auto"/>
            <w:left w:val="none" w:sz="0" w:space="0" w:color="auto"/>
            <w:bottom w:val="none" w:sz="0" w:space="0" w:color="auto"/>
            <w:right w:val="none" w:sz="0" w:space="0" w:color="auto"/>
          </w:divBdr>
        </w:div>
        <w:div w:id="272908205">
          <w:marLeft w:val="0"/>
          <w:marRight w:val="0"/>
          <w:marTop w:val="0"/>
          <w:marBottom w:val="0"/>
          <w:divBdr>
            <w:top w:val="none" w:sz="0" w:space="0" w:color="auto"/>
            <w:left w:val="none" w:sz="0" w:space="0" w:color="auto"/>
            <w:bottom w:val="none" w:sz="0" w:space="0" w:color="auto"/>
            <w:right w:val="none" w:sz="0" w:space="0" w:color="auto"/>
          </w:divBdr>
        </w:div>
      </w:divsChild>
    </w:div>
    <w:div w:id="1957324994">
      <w:bodyDiv w:val="1"/>
      <w:marLeft w:val="0"/>
      <w:marRight w:val="0"/>
      <w:marTop w:val="0"/>
      <w:marBottom w:val="0"/>
      <w:divBdr>
        <w:top w:val="none" w:sz="0" w:space="0" w:color="auto"/>
        <w:left w:val="none" w:sz="0" w:space="0" w:color="auto"/>
        <w:bottom w:val="none" w:sz="0" w:space="0" w:color="auto"/>
        <w:right w:val="none" w:sz="0" w:space="0" w:color="auto"/>
      </w:divBdr>
      <w:divsChild>
        <w:div w:id="797455290">
          <w:marLeft w:val="0"/>
          <w:marRight w:val="0"/>
          <w:marTop w:val="0"/>
          <w:marBottom w:val="225"/>
          <w:divBdr>
            <w:top w:val="none" w:sz="0" w:space="0" w:color="auto"/>
            <w:left w:val="none" w:sz="0" w:space="0" w:color="auto"/>
            <w:bottom w:val="none" w:sz="0" w:space="0" w:color="auto"/>
            <w:right w:val="none" w:sz="0" w:space="0" w:color="auto"/>
          </w:divBdr>
          <w:divsChild>
            <w:div w:id="2099253060">
              <w:marLeft w:val="0"/>
              <w:marRight w:val="0"/>
              <w:marTop w:val="0"/>
              <w:marBottom w:val="0"/>
              <w:divBdr>
                <w:top w:val="none" w:sz="0" w:space="0" w:color="auto"/>
                <w:left w:val="none" w:sz="0" w:space="0" w:color="auto"/>
                <w:bottom w:val="none" w:sz="0" w:space="0" w:color="auto"/>
                <w:right w:val="none" w:sz="0" w:space="0" w:color="auto"/>
              </w:divBdr>
              <w:divsChild>
                <w:div w:id="1002393455">
                  <w:marLeft w:val="0"/>
                  <w:marRight w:val="0"/>
                  <w:marTop w:val="0"/>
                  <w:marBottom w:val="0"/>
                  <w:divBdr>
                    <w:top w:val="none" w:sz="0" w:space="0" w:color="auto"/>
                    <w:left w:val="none" w:sz="0" w:space="0" w:color="auto"/>
                    <w:bottom w:val="none" w:sz="0" w:space="0" w:color="auto"/>
                    <w:right w:val="none" w:sz="0" w:space="0" w:color="auto"/>
                  </w:divBdr>
                  <w:divsChild>
                    <w:div w:id="2015306287">
                      <w:marLeft w:val="0"/>
                      <w:marRight w:val="0"/>
                      <w:marTop w:val="0"/>
                      <w:marBottom w:val="0"/>
                      <w:divBdr>
                        <w:top w:val="none" w:sz="0" w:space="0" w:color="auto"/>
                        <w:left w:val="none" w:sz="0" w:space="0" w:color="auto"/>
                        <w:bottom w:val="none" w:sz="0" w:space="0" w:color="auto"/>
                        <w:right w:val="none" w:sz="0" w:space="0" w:color="auto"/>
                      </w:divBdr>
                    </w:div>
                    <w:div w:id="41559405">
                      <w:marLeft w:val="0"/>
                      <w:marRight w:val="0"/>
                      <w:marTop w:val="0"/>
                      <w:marBottom w:val="0"/>
                      <w:divBdr>
                        <w:top w:val="none" w:sz="0" w:space="0" w:color="auto"/>
                        <w:left w:val="none" w:sz="0" w:space="0" w:color="auto"/>
                        <w:bottom w:val="none" w:sz="0" w:space="0" w:color="auto"/>
                        <w:right w:val="none" w:sz="0" w:space="0" w:color="auto"/>
                      </w:divBdr>
                    </w:div>
                    <w:div w:id="1446001275">
                      <w:marLeft w:val="0"/>
                      <w:marRight w:val="0"/>
                      <w:marTop w:val="0"/>
                      <w:marBottom w:val="0"/>
                      <w:divBdr>
                        <w:top w:val="none" w:sz="0" w:space="0" w:color="auto"/>
                        <w:left w:val="none" w:sz="0" w:space="0" w:color="auto"/>
                        <w:bottom w:val="none" w:sz="0" w:space="0" w:color="auto"/>
                        <w:right w:val="none" w:sz="0" w:space="0" w:color="auto"/>
                      </w:divBdr>
                    </w:div>
                    <w:div w:id="377631180">
                      <w:marLeft w:val="0"/>
                      <w:marRight w:val="0"/>
                      <w:marTop w:val="0"/>
                      <w:marBottom w:val="0"/>
                      <w:divBdr>
                        <w:top w:val="none" w:sz="0" w:space="0" w:color="auto"/>
                        <w:left w:val="none" w:sz="0" w:space="0" w:color="auto"/>
                        <w:bottom w:val="none" w:sz="0" w:space="0" w:color="auto"/>
                        <w:right w:val="none" w:sz="0" w:space="0" w:color="auto"/>
                      </w:divBdr>
                    </w:div>
                    <w:div w:id="1915243406">
                      <w:marLeft w:val="0"/>
                      <w:marRight w:val="0"/>
                      <w:marTop w:val="0"/>
                      <w:marBottom w:val="0"/>
                      <w:divBdr>
                        <w:top w:val="none" w:sz="0" w:space="0" w:color="auto"/>
                        <w:left w:val="none" w:sz="0" w:space="0" w:color="auto"/>
                        <w:bottom w:val="none" w:sz="0" w:space="0" w:color="auto"/>
                        <w:right w:val="none" w:sz="0" w:space="0" w:color="auto"/>
                      </w:divBdr>
                    </w:div>
                    <w:div w:id="444734033">
                      <w:marLeft w:val="0"/>
                      <w:marRight w:val="0"/>
                      <w:marTop w:val="0"/>
                      <w:marBottom w:val="0"/>
                      <w:divBdr>
                        <w:top w:val="none" w:sz="0" w:space="0" w:color="auto"/>
                        <w:left w:val="none" w:sz="0" w:space="0" w:color="auto"/>
                        <w:bottom w:val="none" w:sz="0" w:space="0" w:color="auto"/>
                        <w:right w:val="none" w:sz="0" w:space="0" w:color="auto"/>
                      </w:divBdr>
                    </w:div>
                    <w:div w:id="325979467">
                      <w:marLeft w:val="0"/>
                      <w:marRight w:val="0"/>
                      <w:marTop w:val="0"/>
                      <w:marBottom w:val="0"/>
                      <w:divBdr>
                        <w:top w:val="none" w:sz="0" w:space="0" w:color="auto"/>
                        <w:left w:val="none" w:sz="0" w:space="0" w:color="auto"/>
                        <w:bottom w:val="none" w:sz="0" w:space="0" w:color="auto"/>
                        <w:right w:val="none" w:sz="0" w:space="0" w:color="auto"/>
                      </w:divBdr>
                    </w:div>
                    <w:div w:id="81999886">
                      <w:marLeft w:val="0"/>
                      <w:marRight w:val="0"/>
                      <w:marTop w:val="0"/>
                      <w:marBottom w:val="0"/>
                      <w:divBdr>
                        <w:top w:val="none" w:sz="0" w:space="0" w:color="auto"/>
                        <w:left w:val="none" w:sz="0" w:space="0" w:color="auto"/>
                        <w:bottom w:val="none" w:sz="0" w:space="0" w:color="auto"/>
                        <w:right w:val="none" w:sz="0" w:space="0" w:color="auto"/>
                      </w:divBdr>
                    </w:div>
                    <w:div w:id="2001034183">
                      <w:marLeft w:val="0"/>
                      <w:marRight w:val="0"/>
                      <w:marTop w:val="0"/>
                      <w:marBottom w:val="0"/>
                      <w:divBdr>
                        <w:top w:val="none" w:sz="0" w:space="0" w:color="auto"/>
                        <w:left w:val="none" w:sz="0" w:space="0" w:color="auto"/>
                        <w:bottom w:val="none" w:sz="0" w:space="0" w:color="auto"/>
                        <w:right w:val="none" w:sz="0" w:space="0" w:color="auto"/>
                      </w:divBdr>
                    </w:div>
                    <w:div w:id="280041971">
                      <w:marLeft w:val="0"/>
                      <w:marRight w:val="0"/>
                      <w:marTop w:val="0"/>
                      <w:marBottom w:val="0"/>
                      <w:divBdr>
                        <w:top w:val="none" w:sz="0" w:space="0" w:color="auto"/>
                        <w:left w:val="none" w:sz="0" w:space="0" w:color="auto"/>
                        <w:bottom w:val="none" w:sz="0" w:space="0" w:color="auto"/>
                        <w:right w:val="none" w:sz="0" w:space="0" w:color="auto"/>
                      </w:divBdr>
                    </w:div>
                    <w:div w:id="169368935">
                      <w:marLeft w:val="0"/>
                      <w:marRight w:val="0"/>
                      <w:marTop w:val="0"/>
                      <w:marBottom w:val="0"/>
                      <w:divBdr>
                        <w:top w:val="none" w:sz="0" w:space="0" w:color="auto"/>
                        <w:left w:val="none" w:sz="0" w:space="0" w:color="auto"/>
                        <w:bottom w:val="none" w:sz="0" w:space="0" w:color="auto"/>
                        <w:right w:val="none" w:sz="0" w:space="0" w:color="auto"/>
                      </w:divBdr>
                    </w:div>
                    <w:div w:id="1243298630">
                      <w:marLeft w:val="0"/>
                      <w:marRight w:val="0"/>
                      <w:marTop w:val="0"/>
                      <w:marBottom w:val="0"/>
                      <w:divBdr>
                        <w:top w:val="none" w:sz="0" w:space="0" w:color="auto"/>
                        <w:left w:val="none" w:sz="0" w:space="0" w:color="auto"/>
                        <w:bottom w:val="none" w:sz="0" w:space="0" w:color="auto"/>
                        <w:right w:val="none" w:sz="0" w:space="0" w:color="auto"/>
                      </w:divBdr>
                    </w:div>
                    <w:div w:id="1986855138">
                      <w:marLeft w:val="0"/>
                      <w:marRight w:val="0"/>
                      <w:marTop w:val="0"/>
                      <w:marBottom w:val="0"/>
                      <w:divBdr>
                        <w:top w:val="none" w:sz="0" w:space="0" w:color="auto"/>
                        <w:left w:val="none" w:sz="0" w:space="0" w:color="auto"/>
                        <w:bottom w:val="none" w:sz="0" w:space="0" w:color="auto"/>
                        <w:right w:val="none" w:sz="0" w:space="0" w:color="auto"/>
                      </w:divBdr>
                    </w:div>
                    <w:div w:id="1902785103">
                      <w:marLeft w:val="0"/>
                      <w:marRight w:val="0"/>
                      <w:marTop w:val="0"/>
                      <w:marBottom w:val="0"/>
                      <w:divBdr>
                        <w:top w:val="none" w:sz="0" w:space="0" w:color="auto"/>
                        <w:left w:val="none" w:sz="0" w:space="0" w:color="auto"/>
                        <w:bottom w:val="none" w:sz="0" w:space="0" w:color="auto"/>
                        <w:right w:val="none" w:sz="0" w:space="0" w:color="auto"/>
                      </w:divBdr>
                    </w:div>
                    <w:div w:id="157430130">
                      <w:marLeft w:val="0"/>
                      <w:marRight w:val="0"/>
                      <w:marTop w:val="0"/>
                      <w:marBottom w:val="0"/>
                      <w:divBdr>
                        <w:top w:val="none" w:sz="0" w:space="0" w:color="auto"/>
                        <w:left w:val="none" w:sz="0" w:space="0" w:color="auto"/>
                        <w:bottom w:val="none" w:sz="0" w:space="0" w:color="auto"/>
                        <w:right w:val="none" w:sz="0" w:space="0" w:color="auto"/>
                      </w:divBdr>
                    </w:div>
                    <w:div w:id="1926300257">
                      <w:marLeft w:val="0"/>
                      <w:marRight w:val="0"/>
                      <w:marTop w:val="0"/>
                      <w:marBottom w:val="0"/>
                      <w:divBdr>
                        <w:top w:val="none" w:sz="0" w:space="0" w:color="auto"/>
                        <w:left w:val="none" w:sz="0" w:space="0" w:color="auto"/>
                        <w:bottom w:val="none" w:sz="0" w:space="0" w:color="auto"/>
                        <w:right w:val="none" w:sz="0" w:space="0" w:color="auto"/>
                      </w:divBdr>
                    </w:div>
                    <w:div w:id="1242987857">
                      <w:marLeft w:val="0"/>
                      <w:marRight w:val="0"/>
                      <w:marTop w:val="0"/>
                      <w:marBottom w:val="0"/>
                      <w:divBdr>
                        <w:top w:val="none" w:sz="0" w:space="0" w:color="auto"/>
                        <w:left w:val="none" w:sz="0" w:space="0" w:color="auto"/>
                        <w:bottom w:val="none" w:sz="0" w:space="0" w:color="auto"/>
                        <w:right w:val="none" w:sz="0" w:space="0" w:color="auto"/>
                      </w:divBdr>
                    </w:div>
                    <w:div w:id="1054112139">
                      <w:marLeft w:val="0"/>
                      <w:marRight w:val="0"/>
                      <w:marTop w:val="0"/>
                      <w:marBottom w:val="0"/>
                      <w:divBdr>
                        <w:top w:val="none" w:sz="0" w:space="0" w:color="auto"/>
                        <w:left w:val="none" w:sz="0" w:space="0" w:color="auto"/>
                        <w:bottom w:val="none" w:sz="0" w:space="0" w:color="auto"/>
                        <w:right w:val="none" w:sz="0" w:space="0" w:color="auto"/>
                      </w:divBdr>
                    </w:div>
                    <w:div w:id="2080401916">
                      <w:marLeft w:val="0"/>
                      <w:marRight w:val="0"/>
                      <w:marTop w:val="0"/>
                      <w:marBottom w:val="0"/>
                      <w:divBdr>
                        <w:top w:val="none" w:sz="0" w:space="0" w:color="auto"/>
                        <w:left w:val="none" w:sz="0" w:space="0" w:color="auto"/>
                        <w:bottom w:val="none" w:sz="0" w:space="0" w:color="auto"/>
                        <w:right w:val="none" w:sz="0" w:space="0" w:color="auto"/>
                      </w:divBdr>
                    </w:div>
                    <w:div w:id="286354016">
                      <w:marLeft w:val="0"/>
                      <w:marRight w:val="0"/>
                      <w:marTop w:val="0"/>
                      <w:marBottom w:val="0"/>
                      <w:divBdr>
                        <w:top w:val="none" w:sz="0" w:space="0" w:color="auto"/>
                        <w:left w:val="none" w:sz="0" w:space="0" w:color="auto"/>
                        <w:bottom w:val="none" w:sz="0" w:space="0" w:color="auto"/>
                        <w:right w:val="none" w:sz="0" w:space="0" w:color="auto"/>
                      </w:divBdr>
                    </w:div>
                    <w:div w:id="246228182">
                      <w:marLeft w:val="0"/>
                      <w:marRight w:val="0"/>
                      <w:marTop w:val="0"/>
                      <w:marBottom w:val="0"/>
                      <w:divBdr>
                        <w:top w:val="none" w:sz="0" w:space="0" w:color="auto"/>
                        <w:left w:val="none" w:sz="0" w:space="0" w:color="auto"/>
                        <w:bottom w:val="none" w:sz="0" w:space="0" w:color="auto"/>
                        <w:right w:val="none" w:sz="0" w:space="0" w:color="auto"/>
                      </w:divBdr>
                    </w:div>
                    <w:div w:id="889076602">
                      <w:marLeft w:val="0"/>
                      <w:marRight w:val="0"/>
                      <w:marTop w:val="0"/>
                      <w:marBottom w:val="0"/>
                      <w:divBdr>
                        <w:top w:val="none" w:sz="0" w:space="0" w:color="auto"/>
                        <w:left w:val="none" w:sz="0" w:space="0" w:color="auto"/>
                        <w:bottom w:val="none" w:sz="0" w:space="0" w:color="auto"/>
                        <w:right w:val="none" w:sz="0" w:space="0" w:color="auto"/>
                      </w:divBdr>
                    </w:div>
                    <w:div w:id="1612471052">
                      <w:marLeft w:val="0"/>
                      <w:marRight w:val="0"/>
                      <w:marTop w:val="0"/>
                      <w:marBottom w:val="0"/>
                      <w:divBdr>
                        <w:top w:val="none" w:sz="0" w:space="0" w:color="auto"/>
                        <w:left w:val="none" w:sz="0" w:space="0" w:color="auto"/>
                        <w:bottom w:val="none" w:sz="0" w:space="0" w:color="auto"/>
                        <w:right w:val="none" w:sz="0" w:space="0" w:color="auto"/>
                      </w:divBdr>
                    </w:div>
                    <w:div w:id="145174706">
                      <w:marLeft w:val="0"/>
                      <w:marRight w:val="0"/>
                      <w:marTop w:val="0"/>
                      <w:marBottom w:val="0"/>
                      <w:divBdr>
                        <w:top w:val="none" w:sz="0" w:space="0" w:color="auto"/>
                        <w:left w:val="none" w:sz="0" w:space="0" w:color="auto"/>
                        <w:bottom w:val="none" w:sz="0" w:space="0" w:color="auto"/>
                        <w:right w:val="none" w:sz="0" w:space="0" w:color="auto"/>
                      </w:divBdr>
                    </w:div>
                    <w:div w:id="587933072">
                      <w:marLeft w:val="0"/>
                      <w:marRight w:val="0"/>
                      <w:marTop w:val="0"/>
                      <w:marBottom w:val="0"/>
                      <w:divBdr>
                        <w:top w:val="none" w:sz="0" w:space="0" w:color="auto"/>
                        <w:left w:val="none" w:sz="0" w:space="0" w:color="auto"/>
                        <w:bottom w:val="none" w:sz="0" w:space="0" w:color="auto"/>
                        <w:right w:val="none" w:sz="0" w:space="0" w:color="auto"/>
                      </w:divBdr>
                    </w:div>
                    <w:div w:id="724572583">
                      <w:marLeft w:val="0"/>
                      <w:marRight w:val="0"/>
                      <w:marTop w:val="0"/>
                      <w:marBottom w:val="0"/>
                      <w:divBdr>
                        <w:top w:val="none" w:sz="0" w:space="0" w:color="auto"/>
                        <w:left w:val="none" w:sz="0" w:space="0" w:color="auto"/>
                        <w:bottom w:val="none" w:sz="0" w:space="0" w:color="auto"/>
                        <w:right w:val="none" w:sz="0" w:space="0" w:color="auto"/>
                      </w:divBdr>
                    </w:div>
                    <w:div w:id="469371943">
                      <w:marLeft w:val="0"/>
                      <w:marRight w:val="0"/>
                      <w:marTop w:val="0"/>
                      <w:marBottom w:val="0"/>
                      <w:divBdr>
                        <w:top w:val="none" w:sz="0" w:space="0" w:color="auto"/>
                        <w:left w:val="none" w:sz="0" w:space="0" w:color="auto"/>
                        <w:bottom w:val="none" w:sz="0" w:space="0" w:color="auto"/>
                        <w:right w:val="none" w:sz="0" w:space="0" w:color="auto"/>
                      </w:divBdr>
                    </w:div>
                    <w:div w:id="1380206717">
                      <w:marLeft w:val="0"/>
                      <w:marRight w:val="0"/>
                      <w:marTop w:val="0"/>
                      <w:marBottom w:val="0"/>
                      <w:divBdr>
                        <w:top w:val="none" w:sz="0" w:space="0" w:color="auto"/>
                        <w:left w:val="none" w:sz="0" w:space="0" w:color="auto"/>
                        <w:bottom w:val="none" w:sz="0" w:space="0" w:color="auto"/>
                        <w:right w:val="none" w:sz="0" w:space="0" w:color="auto"/>
                      </w:divBdr>
                    </w:div>
                    <w:div w:id="8878411">
                      <w:marLeft w:val="0"/>
                      <w:marRight w:val="0"/>
                      <w:marTop w:val="0"/>
                      <w:marBottom w:val="0"/>
                      <w:divBdr>
                        <w:top w:val="none" w:sz="0" w:space="0" w:color="auto"/>
                        <w:left w:val="none" w:sz="0" w:space="0" w:color="auto"/>
                        <w:bottom w:val="none" w:sz="0" w:space="0" w:color="auto"/>
                        <w:right w:val="none" w:sz="0" w:space="0" w:color="auto"/>
                      </w:divBdr>
                    </w:div>
                    <w:div w:id="1765035915">
                      <w:marLeft w:val="0"/>
                      <w:marRight w:val="0"/>
                      <w:marTop w:val="0"/>
                      <w:marBottom w:val="0"/>
                      <w:divBdr>
                        <w:top w:val="none" w:sz="0" w:space="0" w:color="auto"/>
                        <w:left w:val="none" w:sz="0" w:space="0" w:color="auto"/>
                        <w:bottom w:val="none" w:sz="0" w:space="0" w:color="auto"/>
                        <w:right w:val="none" w:sz="0" w:space="0" w:color="auto"/>
                      </w:divBdr>
                    </w:div>
                    <w:div w:id="940793286">
                      <w:marLeft w:val="0"/>
                      <w:marRight w:val="0"/>
                      <w:marTop w:val="0"/>
                      <w:marBottom w:val="0"/>
                      <w:divBdr>
                        <w:top w:val="none" w:sz="0" w:space="0" w:color="auto"/>
                        <w:left w:val="none" w:sz="0" w:space="0" w:color="auto"/>
                        <w:bottom w:val="none" w:sz="0" w:space="0" w:color="auto"/>
                        <w:right w:val="none" w:sz="0" w:space="0" w:color="auto"/>
                      </w:divBdr>
                    </w:div>
                    <w:div w:id="413477142">
                      <w:marLeft w:val="0"/>
                      <w:marRight w:val="0"/>
                      <w:marTop w:val="0"/>
                      <w:marBottom w:val="0"/>
                      <w:divBdr>
                        <w:top w:val="none" w:sz="0" w:space="0" w:color="auto"/>
                        <w:left w:val="none" w:sz="0" w:space="0" w:color="auto"/>
                        <w:bottom w:val="none" w:sz="0" w:space="0" w:color="auto"/>
                        <w:right w:val="none" w:sz="0" w:space="0" w:color="auto"/>
                      </w:divBdr>
                    </w:div>
                    <w:div w:id="1414933937">
                      <w:marLeft w:val="0"/>
                      <w:marRight w:val="0"/>
                      <w:marTop w:val="0"/>
                      <w:marBottom w:val="0"/>
                      <w:divBdr>
                        <w:top w:val="none" w:sz="0" w:space="0" w:color="auto"/>
                        <w:left w:val="none" w:sz="0" w:space="0" w:color="auto"/>
                        <w:bottom w:val="none" w:sz="0" w:space="0" w:color="auto"/>
                        <w:right w:val="none" w:sz="0" w:space="0" w:color="auto"/>
                      </w:divBdr>
                    </w:div>
                    <w:div w:id="64377421">
                      <w:marLeft w:val="0"/>
                      <w:marRight w:val="0"/>
                      <w:marTop w:val="0"/>
                      <w:marBottom w:val="0"/>
                      <w:divBdr>
                        <w:top w:val="none" w:sz="0" w:space="0" w:color="auto"/>
                        <w:left w:val="none" w:sz="0" w:space="0" w:color="auto"/>
                        <w:bottom w:val="none" w:sz="0" w:space="0" w:color="auto"/>
                        <w:right w:val="none" w:sz="0" w:space="0" w:color="auto"/>
                      </w:divBdr>
                    </w:div>
                    <w:div w:id="1778017936">
                      <w:marLeft w:val="0"/>
                      <w:marRight w:val="0"/>
                      <w:marTop w:val="0"/>
                      <w:marBottom w:val="0"/>
                      <w:divBdr>
                        <w:top w:val="none" w:sz="0" w:space="0" w:color="auto"/>
                        <w:left w:val="none" w:sz="0" w:space="0" w:color="auto"/>
                        <w:bottom w:val="none" w:sz="0" w:space="0" w:color="auto"/>
                        <w:right w:val="none" w:sz="0" w:space="0" w:color="auto"/>
                      </w:divBdr>
                    </w:div>
                    <w:div w:id="918903481">
                      <w:marLeft w:val="0"/>
                      <w:marRight w:val="0"/>
                      <w:marTop w:val="0"/>
                      <w:marBottom w:val="0"/>
                      <w:divBdr>
                        <w:top w:val="none" w:sz="0" w:space="0" w:color="auto"/>
                        <w:left w:val="none" w:sz="0" w:space="0" w:color="auto"/>
                        <w:bottom w:val="none" w:sz="0" w:space="0" w:color="auto"/>
                        <w:right w:val="none" w:sz="0" w:space="0" w:color="auto"/>
                      </w:divBdr>
                    </w:div>
                    <w:div w:id="75055262">
                      <w:marLeft w:val="0"/>
                      <w:marRight w:val="0"/>
                      <w:marTop w:val="0"/>
                      <w:marBottom w:val="0"/>
                      <w:divBdr>
                        <w:top w:val="none" w:sz="0" w:space="0" w:color="auto"/>
                        <w:left w:val="none" w:sz="0" w:space="0" w:color="auto"/>
                        <w:bottom w:val="none" w:sz="0" w:space="0" w:color="auto"/>
                        <w:right w:val="none" w:sz="0" w:space="0" w:color="auto"/>
                      </w:divBdr>
                    </w:div>
                    <w:div w:id="2009553320">
                      <w:marLeft w:val="0"/>
                      <w:marRight w:val="0"/>
                      <w:marTop w:val="0"/>
                      <w:marBottom w:val="0"/>
                      <w:divBdr>
                        <w:top w:val="none" w:sz="0" w:space="0" w:color="auto"/>
                        <w:left w:val="none" w:sz="0" w:space="0" w:color="auto"/>
                        <w:bottom w:val="none" w:sz="0" w:space="0" w:color="auto"/>
                        <w:right w:val="none" w:sz="0" w:space="0" w:color="auto"/>
                      </w:divBdr>
                    </w:div>
                    <w:div w:id="852954431">
                      <w:marLeft w:val="0"/>
                      <w:marRight w:val="0"/>
                      <w:marTop w:val="0"/>
                      <w:marBottom w:val="0"/>
                      <w:divBdr>
                        <w:top w:val="none" w:sz="0" w:space="0" w:color="auto"/>
                        <w:left w:val="none" w:sz="0" w:space="0" w:color="auto"/>
                        <w:bottom w:val="none" w:sz="0" w:space="0" w:color="auto"/>
                        <w:right w:val="none" w:sz="0" w:space="0" w:color="auto"/>
                      </w:divBdr>
                    </w:div>
                    <w:div w:id="7350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11665">
          <w:marLeft w:val="0"/>
          <w:marRight w:val="0"/>
          <w:marTop w:val="0"/>
          <w:marBottom w:val="225"/>
          <w:divBdr>
            <w:top w:val="none" w:sz="0" w:space="0" w:color="auto"/>
            <w:left w:val="none" w:sz="0" w:space="0" w:color="auto"/>
            <w:bottom w:val="none" w:sz="0" w:space="0" w:color="auto"/>
            <w:right w:val="none" w:sz="0" w:space="0" w:color="auto"/>
          </w:divBdr>
          <w:divsChild>
            <w:div w:id="203568357">
              <w:marLeft w:val="0"/>
              <w:marRight w:val="0"/>
              <w:marTop w:val="0"/>
              <w:marBottom w:val="0"/>
              <w:divBdr>
                <w:top w:val="none" w:sz="0" w:space="0" w:color="auto"/>
                <w:left w:val="none" w:sz="0" w:space="0" w:color="auto"/>
                <w:bottom w:val="none" w:sz="0" w:space="0" w:color="auto"/>
                <w:right w:val="none" w:sz="0" w:space="0" w:color="auto"/>
              </w:divBdr>
              <w:divsChild>
                <w:div w:id="789666089">
                  <w:marLeft w:val="0"/>
                  <w:marRight w:val="0"/>
                  <w:marTop w:val="0"/>
                  <w:marBottom w:val="0"/>
                  <w:divBdr>
                    <w:top w:val="none" w:sz="0" w:space="0" w:color="auto"/>
                    <w:left w:val="none" w:sz="0" w:space="0" w:color="auto"/>
                    <w:bottom w:val="none" w:sz="0" w:space="0" w:color="auto"/>
                    <w:right w:val="none" w:sz="0" w:space="0" w:color="auto"/>
                  </w:divBdr>
                  <w:divsChild>
                    <w:div w:id="14609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741">
          <w:marLeft w:val="0"/>
          <w:marRight w:val="0"/>
          <w:marTop w:val="0"/>
          <w:marBottom w:val="225"/>
          <w:divBdr>
            <w:top w:val="none" w:sz="0" w:space="0" w:color="auto"/>
            <w:left w:val="none" w:sz="0" w:space="0" w:color="auto"/>
            <w:bottom w:val="none" w:sz="0" w:space="0" w:color="auto"/>
            <w:right w:val="none" w:sz="0" w:space="0" w:color="auto"/>
          </w:divBdr>
          <w:divsChild>
            <w:div w:id="1197502011">
              <w:marLeft w:val="0"/>
              <w:marRight w:val="0"/>
              <w:marTop w:val="0"/>
              <w:marBottom w:val="0"/>
              <w:divBdr>
                <w:top w:val="none" w:sz="0" w:space="0" w:color="auto"/>
                <w:left w:val="none" w:sz="0" w:space="0" w:color="auto"/>
                <w:bottom w:val="none" w:sz="0" w:space="0" w:color="auto"/>
                <w:right w:val="none" w:sz="0" w:space="0" w:color="auto"/>
              </w:divBdr>
              <w:divsChild>
                <w:div w:id="864027233">
                  <w:marLeft w:val="0"/>
                  <w:marRight w:val="0"/>
                  <w:marTop w:val="0"/>
                  <w:marBottom w:val="0"/>
                  <w:divBdr>
                    <w:top w:val="none" w:sz="0" w:space="0" w:color="auto"/>
                    <w:left w:val="none" w:sz="0" w:space="0" w:color="auto"/>
                    <w:bottom w:val="none" w:sz="0" w:space="0" w:color="auto"/>
                    <w:right w:val="none" w:sz="0" w:space="0" w:color="auto"/>
                  </w:divBdr>
                  <w:divsChild>
                    <w:div w:id="12769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31763">
          <w:marLeft w:val="0"/>
          <w:marRight w:val="0"/>
          <w:marTop w:val="0"/>
          <w:marBottom w:val="225"/>
          <w:divBdr>
            <w:top w:val="none" w:sz="0" w:space="0" w:color="auto"/>
            <w:left w:val="none" w:sz="0" w:space="0" w:color="auto"/>
            <w:bottom w:val="none" w:sz="0" w:space="0" w:color="auto"/>
            <w:right w:val="none" w:sz="0" w:space="0" w:color="auto"/>
          </w:divBdr>
          <w:divsChild>
            <w:div w:id="693655859">
              <w:marLeft w:val="0"/>
              <w:marRight w:val="0"/>
              <w:marTop w:val="0"/>
              <w:marBottom w:val="0"/>
              <w:divBdr>
                <w:top w:val="none" w:sz="0" w:space="0" w:color="auto"/>
                <w:left w:val="none" w:sz="0" w:space="0" w:color="auto"/>
                <w:bottom w:val="none" w:sz="0" w:space="0" w:color="auto"/>
                <w:right w:val="none" w:sz="0" w:space="0" w:color="auto"/>
              </w:divBdr>
              <w:divsChild>
                <w:div w:id="173033862">
                  <w:marLeft w:val="0"/>
                  <w:marRight w:val="0"/>
                  <w:marTop w:val="0"/>
                  <w:marBottom w:val="0"/>
                  <w:divBdr>
                    <w:top w:val="none" w:sz="0" w:space="0" w:color="auto"/>
                    <w:left w:val="none" w:sz="0" w:space="0" w:color="auto"/>
                    <w:bottom w:val="none" w:sz="0" w:space="0" w:color="auto"/>
                    <w:right w:val="none" w:sz="0" w:space="0" w:color="auto"/>
                  </w:divBdr>
                  <w:divsChild>
                    <w:div w:id="62989781">
                      <w:marLeft w:val="0"/>
                      <w:marRight w:val="0"/>
                      <w:marTop w:val="0"/>
                      <w:marBottom w:val="0"/>
                      <w:divBdr>
                        <w:top w:val="none" w:sz="0" w:space="0" w:color="auto"/>
                        <w:left w:val="none" w:sz="0" w:space="0" w:color="auto"/>
                        <w:bottom w:val="none" w:sz="0" w:space="0" w:color="auto"/>
                        <w:right w:val="none" w:sz="0" w:space="0" w:color="auto"/>
                      </w:divBdr>
                    </w:div>
                    <w:div w:id="1703363109">
                      <w:marLeft w:val="0"/>
                      <w:marRight w:val="0"/>
                      <w:marTop w:val="0"/>
                      <w:marBottom w:val="0"/>
                      <w:divBdr>
                        <w:top w:val="none" w:sz="0" w:space="0" w:color="auto"/>
                        <w:left w:val="none" w:sz="0" w:space="0" w:color="auto"/>
                        <w:bottom w:val="none" w:sz="0" w:space="0" w:color="auto"/>
                        <w:right w:val="none" w:sz="0" w:space="0" w:color="auto"/>
                      </w:divBdr>
                    </w:div>
                    <w:div w:id="588658180">
                      <w:marLeft w:val="0"/>
                      <w:marRight w:val="0"/>
                      <w:marTop w:val="0"/>
                      <w:marBottom w:val="0"/>
                      <w:divBdr>
                        <w:top w:val="none" w:sz="0" w:space="0" w:color="auto"/>
                        <w:left w:val="none" w:sz="0" w:space="0" w:color="auto"/>
                        <w:bottom w:val="none" w:sz="0" w:space="0" w:color="auto"/>
                        <w:right w:val="none" w:sz="0" w:space="0" w:color="auto"/>
                      </w:divBdr>
                    </w:div>
                    <w:div w:id="1447500286">
                      <w:marLeft w:val="0"/>
                      <w:marRight w:val="0"/>
                      <w:marTop w:val="0"/>
                      <w:marBottom w:val="0"/>
                      <w:divBdr>
                        <w:top w:val="none" w:sz="0" w:space="0" w:color="auto"/>
                        <w:left w:val="none" w:sz="0" w:space="0" w:color="auto"/>
                        <w:bottom w:val="none" w:sz="0" w:space="0" w:color="auto"/>
                        <w:right w:val="none" w:sz="0" w:space="0" w:color="auto"/>
                      </w:divBdr>
                    </w:div>
                    <w:div w:id="670525871">
                      <w:marLeft w:val="0"/>
                      <w:marRight w:val="0"/>
                      <w:marTop w:val="0"/>
                      <w:marBottom w:val="0"/>
                      <w:divBdr>
                        <w:top w:val="none" w:sz="0" w:space="0" w:color="auto"/>
                        <w:left w:val="none" w:sz="0" w:space="0" w:color="auto"/>
                        <w:bottom w:val="none" w:sz="0" w:space="0" w:color="auto"/>
                        <w:right w:val="none" w:sz="0" w:space="0" w:color="auto"/>
                      </w:divBdr>
                    </w:div>
                    <w:div w:id="285161727">
                      <w:marLeft w:val="0"/>
                      <w:marRight w:val="0"/>
                      <w:marTop w:val="0"/>
                      <w:marBottom w:val="0"/>
                      <w:divBdr>
                        <w:top w:val="none" w:sz="0" w:space="0" w:color="auto"/>
                        <w:left w:val="none" w:sz="0" w:space="0" w:color="auto"/>
                        <w:bottom w:val="none" w:sz="0" w:space="0" w:color="auto"/>
                        <w:right w:val="none" w:sz="0" w:space="0" w:color="auto"/>
                      </w:divBdr>
                    </w:div>
                    <w:div w:id="576597709">
                      <w:marLeft w:val="0"/>
                      <w:marRight w:val="0"/>
                      <w:marTop w:val="0"/>
                      <w:marBottom w:val="0"/>
                      <w:divBdr>
                        <w:top w:val="none" w:sz="0" w:space="0" w:color="auto"/>
                        <w:left w:val="none" w:sz="0" w:space="0" w:color="auto"/>
                        <w:bottom w:val="none" w:sz="0" w:space="0" w:color="auto"/>
                        <w:right w:val="none" w:sz="0" w:space="0" w:color="auto"/>
                      </w:divBdr>
                    </w:div>
                    <w:div w:id="257176361">
                      <w:marLeft w:val="0"/>
                      <w:marRight w:val="0"/>
                      <w:marTop w:val="0"/>
                      <w:marBottom w:val="0"/>
                      <w:divBdr>
                        <w:top w:val="none" w:sz="0" w:space="0" w:color="auto"/>
                        <w:left w:val="none" w:sz="0" w:space="0" w:color="auto"/>
                        <w:bottom w:val="none" w:sz="0" w:space="0" w:color="auto"/>
                        <w:right w:val="none" w:sz="0" w:space="0" w:color="auto"/>
                      </w:divBdr>
                    </w:div>
                    <w:div w:id="8699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3602">
          <w:marLeft w:val="0"/>
          <w:marRight w:val="0"/>
          <w:marTop w:val="0"/>
          <w:marBottom w:val="225"/>
          <w:divBdr>
            <w:top w:val="none" w:sz="0" w:space="0" w:color="auto"/>
            <w:left w:val="none" w:sz="0" w:space="0" w:color="auto"/>
            <w:bottom w:val="none" w:sz="0" w:space="0" w:color="auto"/>
            <w:right w:val="none" w:sz="0" w:space="0" w:color="auto"/>
          </w:divBdr>
          <w:divsChild>
            <w:div w:id="1085879203">
              <w:marLeft w:val="0"/>
              <w:marRight w:val="0"/>
              <w:marTop w:val="0"/>
              <w:marBottom w:val="0"/>
              <w:divBdr>
                <w:top w:val="none" w:sz="0" w:space="0" w:color="auto"/>
                <w:left w:val="none" w:sz="0" w:space="0" w:color="auto"/>
                <w:bottom w:val="none" w:sz="0" w:space="0" w:color="auto"/>
                <w:right w:val="none" w:sz="0" w:space="0" w:color="auto"/>
              </w:divBdr>
              <w:divsChild>
                <w:div w:id="1218711932">
                  <w:marLeft w:val="0"/>
                  <w:marRight w:val="0"/>
                  <w:marTop w:val="0"/>
                  <w:marBottom w:val="0"/>
                  <w:divBdr>
                    <w:top w:val="none" w:sz="0" w:space="0" w:color="auto"/>
                    <w:left w:val="none" w:sz="0" w:space="0" w:color="auto"/>
                    <w:bottom w:val="none" w:sz="0" w:space="0" w:color="auto"/>
                    <w:right w:val="none" w:sz="0" w:space="0" w:color="auto"/>
                  </w:divBdr>
                  <w:divsChild>
                    <w:div w:id="14638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3495">
          <w:marLeft w:val="0"/>
          <w:marRight w:val="0"/>
          <w:marTop w:val="0"/>
          <w:marBottom w:val="225"/>
          <w:divBdr>
            <w:top w:val="none" w:sz="0" w:space="0" w:color="auto"/>
            <w:left w:val="none" w:sz="0" w:space="0" w:color="auto"/>
            <w:bottom w:val="none" w:sz="0" w:space="0" w:color="auto"/>
            <w:right w:val="none" w:sz="0" w:space="0" w:color="auto"/>
          </w:divBdr>
          <w:divsChild>
            <w:div w:id="1936817847">
              <w:marLeft w:val="0"/>
              <w:marRight w:val="0"/>
              <w:marTop w:val="0"/>
              <w:marBottom w:val="0"/>
              <w:divBdr>
                <w:top w:val="none" w:sz="0" w:space="0" w:color="auto"/>
                <w:left w:val="none" w:sz="0" w:space="0" w:color="auto"/>
                <w:bottom w:val="none" w:sz="0" w:space="0" w:color="auto"/>
                <w:right w:val="none" w:sz="0" w:space="0" w:color="auto"/>
              </w:divBdr>
              <w:divsChild>
                <w:div w:id="921254052">
                  <w:marLeft w:val="0"/>
                  <w:marRight w:val="0"/>
                  <w:marTop w:val="0"/>
                  <w:marBottom w:val="0"/>
                  <w:divBdr>
                    <w:top w:val="none" w:sz="0" w:space="0" w:color="auto"/>
                    <w:left w:val="none" w:sz="0" w:space="0" w:color="auto"/>
                    <w:bottom w:val="none" w:sz="0" w:space="0" w:color="auto"/>
                    <w:right w:val="none" w:sz="0" w:space="0" w:color="auto"/>
                  </w:divBdr>
                  <w:divsChild>
                    <w:div w:id="1755081609">
                      <w:marLeft w:val="0"/>
                      <w:marRight w:val="0"/>
                      <w:marTop w:val="0"/>
                      <w:marBottom w:val="0"/>
                      <w:divBdr>
                        <w:top w:val="none" w:sz="0" w:space="0" w:color="auto"/>
                        <w:left w:val="none" w:sz="0" w:space="0" w:color="auto"/>
                        <w:bottom w:val="none" w:sz="0" w:space="0" w:color="auto"/>
                        <w:right w:val="none" w:sz="0" w:space="0" w:color="auto"/>
                      </w:divBdr>
                    </w:div>
                    <w:div w:id="2097702475">
                      <w:marLeft w:val="0"/>
                      <w:marRight w:val="0"/>
                      <w:marTop w:val="0"/>
                      <w:marBottom w:val="0"/>
                      <w:divBdr>
                        <w:top w:val="none" w:sz="0" w:space="0" w:color="auto"/>
                        <w:left w:val="none" w:sz="0" w:space="0" w:color="auto"/>
                        <w:bottom w:val="none" w:sz="0" w:space="0" w:color="auto"/>
                        <w:right w:val="none" w:sz="0" w:space="0" w:color="auto"/>
                      </w:divBdr>
                    </w:div>
                    <w:div w:id="1670138692">
                      <w:marLeft w:val="0"/>
                      <w:marRight w:val="0"/>
                      <w:marTop w:val="0"/>
                      <w:marBottom w:val="0"/>
                      <w:divBdr>
                        <w:top w:val="none" w:sz="0" w:space="0" w:color="auto"/>
                        <w:left w:val="none" w:sz="0" w:space="0" w:color="auto"/>
                        <w:bottom w:val="none" w:sz="0" w:space="0" w:color="auto"/>
                        <w:right w:val="none" w:sz="0" w:space="0" w:color="auto"/>
                      </w:divBdr>
                    </w:div>
                    <w:div w:id="121309764">
                      <w:marLeft w:val="0"/>
                      <w:marRight w:val="0"/>
                      <w:marTop w:val="0"/>
                      <w:marBottom w:val="0"/>
                      <w:divBdr>
                        <w:top w:val="none" w:sz="0" w:space="0" w:color="auto"/>
                        <w:left w:val="none" w:sz="0" w:space="0" w:color="auto"/>
                        <w:bottom w:val="none" w:sz="0" w:space="0" w:color="auto"/>
                        <w:right w:val="none" w:sz="0" w:space="0" w:color="auto"/>
                      </w:divBdr>
                    </w:div>
                    <w:div w:id="1606841979">
                      <w:marLeft w:val="0"/>
                      <w:marRight w:val="0"/>
                      <w:marTop w:val="0"/>
                      <w:marBottom w:val="0"/>
                      <w:divBdr>
                        <w:top w:val="none" w:sz="0" w:space="0" w:color="auto"/>
                        <w:left w:val="none" w:sz="0" w:space="0" w:color="auto"/>
                        <w:bottom w:val="none" w:sz="0" w:space="0" w:color="auto"/>
                        <w:right w:val="none" w:sz="0" w:space="0" w:color="auto"/>
                      </w:divBdr>
                    </w:div>
                    <w:div w:id="2028632772">
                      <w:marLeft w:val="0"/>
                      <w:marRight w:val="0"/>
                      <w:marTop w:val="0"/>
                      <w:marBottom w:val="0"/>
                      <w:divBdr>
                        <w:top w:val="none" w:sz="0" w:space="0" w:color="auto"/>
                        <w:left w:val="none" w:sz="0" w:space="0" w:color="auto"/>
                        <w:bottom w:val="none" w:sz="0" w:space="0" w:color="auto"/>
                        <w:right w:val="none" w:sz="0" w:space="0" w:color="auto"/>
                      </w:divBdr>
                    </w:div>
                    <w:div w:id="15846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19135">
          <w:marLeft w:val="0"/>
          <w:marRight w:val="0"/>
          <w:marTop w:val="0"/>
          <w:marBottom w:val="225"/>
          <w:divBdr>
            <w:top w:val="none" w:sz="0" w:space="0" w:color="auto"/>
            <w:left w:val="none" w:sz="0" w:space="0" w:color="auto"/>
            <w:bottom w:val="none" w:sz="0" w:space="0" w:color="auto"/>
            <w:right w:val="none" w:sz="0" w:space="0" w:color="auto"/>
          </w:divBdr>
          <w:divsChild>
            <w:div w:id="432283411">
              <w:marLeft w:val="0"/>
              <w:marRight w:val="0"/>
              <w:marTop w:val="0"/>
              <w:marBottom w:val="0"/>
              <w:divBdr>
                <w:top w:val="none" w:sz="0" w:space="0" w:color="auto"/>
                <w:left w:val="none" w:sz="0" w:space="0" w:color="auto"/>
                <w:bottom w:val="none" w:sz="0" w:space="0" w:color="auto"/>
                <w:right w:val="none" w:sz="0" w:space="0" w:color="auto"/>
              </w:divBdr>
              <w:divsChild>
                <w:div w:id="1129972530">
                  <w:marLeft w:val="0"/>
                  <w:marRight w:val="0"/>
                  <w:marTop w:val="0"/>
                  <w:marBottom w:val="0"/>
                  <w:divBdr>
                    <w:top w:val="none" w:sz="0" w:space="0" w:color="auto"/>
                    <w:left w:val="none" w:sz="0" w:space="0" w:color="auto"/>
                    <w:bottom w:val="none" w:sz="0" w:space="0" w:color="auto"/>
                    <w:right w:val="none" w:sz="0" w:space="0" w:color="auto"/>
                  </w:divBdr>
                  <w:divsChild>
                    <w:div w:id="1309436932">
                      <w:marLeft w:val="0"/>
                      <w:marRight w:val="0"/>
                      <w:marTop w:val="0"/>
                      <w:marBottom w:val="0"/>
                      <w:divBdr>
                        <w:top w:val="none" w:sz="0" w:space="0" w:color="auto"/>
                        <w:left w:val="none" w:sz="0" w:space="0" w:color="auto"/>
                        <w:bottom w:val="none" w:sz="0" w:space="0" w:color="auto"/>
                        <w:right w:val="none" w:sz="0" w:space="0" w:color="auto"/>
                      </w:divBdr>
                    </w:div>
                    <w:div w:id="1947275849">
                      <w:marLeft w:val="0"/>
                      <w:marRight w:val="0"/>
                      <w:marTop w:val="0"/>
                      <w:marBottom w:val="0"/>
                      <w:divBdr>
                        <w:top w:val="none" w:sz="0" w:space="0" w:color="auto"/>
                        <w:left w:val="none" w:sz="0" w:space="0" w:color="auto"/>
                        <w:bottom w:val="none" w:sz="0" w:space="0" w:color="auto"/>
                        <w:right w:val="none" w:sz="0" w:space="0" w:color="auto"/>
                      </w:divBdr>
                    </w:div>
                    <w:div w:id="1983655467">
                      <w:marLeft w:val="0"/>
                      <w:marRight w:val="0"/>
                      <w:marTop w:val="0"/>
                      <w:marBottom w:val="0"/>
                      <w:divBdr>
                        <w:top w:val="none" w:sz="0" w:space="0" w:color="auto"/>
                        <w:left w:val="none" w:sz="0" w:space="0" w:color="auto"/>
                        <w:bottom w:val="none" w:sz="0" w:space="0" w:color="auto"/>
                        <w:right w:val="none" w:sz="0" w:space="0" w:color="auto"/>
                      </w:divBdr>
                    </w:div>
                    <w:div w:id="8343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9168">
          <w:marLeft w:val="0"/>
          <w:marRight w:val="0"/>
          <w:marTop w:val="0"/>
          <w:marBottom w:val="225"/>
          <w:divBdr>
            <w:top w:val="none" w:sz="0" w:space="0" w:color="auto"/>
            <w:left w:val="none" w:sz="0" w:space="0" w:color="auto"/>
            <w:bottom w:val="none" w:sz="0" w:space="0" w:color="auto"/>
            <w:right w:val="none" w:sz="0" w:space="0" w:color="auto"/>
          </w:divBdr>
          <w:divsChild>
            <w:div w:id="1602907662">
              <w:marLeft w:val="0"/>
              <w:marRight w:val="0"/>
              <w:marTop w:val="0"/>
              <w:marBottom w:val="0"/>
              <w:divBdr>
                <w:top w:val="none" w:sz="0" w:space="0" w:color="auto"/>
                <w:left w:val="none" w:sz="0" w:space="0" w:color="auto"/>
                <w:bottom w:val="none" w:sz="0" w:space="0" w:color="auto"/>
                <w:right w:val="none" w:sz="0" w:space="0" w:color="auto"/>
              </w:divBdr>
              <w:divsChild>
                <w:div w:id="306671826">
                  <w:marLeft w:val="0"/>
                  <w:marRight w:val="0"/>
                  <w:marTop w:val="0"/>
                  <w:marBottom w:val="0"/>
                  <w:divBdr>
                    <w:top w:val="none" w:sz="0" w:space="0" w:color="auto"/>
                    <w:left w:val="none" w:sz="0" w:space="0" w:color="auto"/>
                    <w:bottom w:val="none" w:sz="0" w:space="0" w:color="auto"/>
                    <w:right w:val="none" w:sz="0" w:space="0" w:color="auto"/>
                  </w:divBdr>
                  <w:divsChild>
                    <w:div w:id="684477268">
                      <w:marLeft w:val="0"/>
                      <w:marRight w:val="0"/>
                      <w:marTop w:val="0"/>
                      <w:marBottom w:val="0"/>
                      <w:divBdr>
                        <w:top w:val="none" w:sz="0" w:space="0" w:color="auto"/>
                        <w:left w:val="none" w:sz="0" w:space="0" w:color="auto"/>
                        <w:bottom w:val="none" w:sz="0" w:space="0" w:color="auto"/>
                        <w:right w:val="none" w:sz="0" w:space="0" w:color="auto"/>
                      </w:divBdr>
                    </w:div>
                    <w:div w:id="29961404">
                      <w:marLeft w:val="0"/>
                      <w:marRight w:val="0"/>
                      <w:marTop w:val="0"/>
                      <w:marBottom w:val="0"/>
                      <w:divBdr>
                        <w:top w:val="none" w:sz="0" w:space="0" w:color="auto"/>
                        <w:left w:val="none" w:sz="0" w:space="0" w:color="auto"/>
                        <w:bottom w:val="none" w:sz="0" w:space="0" w:color="auto"/>
                        <w:right w:val="none" w:sz="0" w:space="0" w:color="auto"/>
                      </w:divBdr>
                    </w:div>
                    <w:div w:id="1017776343">
                      <w:marLeft w:val="0"/>
                      <w:marRight w:val="0"/>
                      <w:marTop w:val="0"/>
                      <w:marBottom w:val="0"/>
                      <w:divBdr>
                        <w:top w:val="none" w:sz="0" w:space="0" w:color="auto"/>
                        <w:left w:val="none" w:sz="0" w:space="0" w:color="auto"/>
                        <w:bottom w:val="none" w:sz="0" w:space="0" w:color="auto"/>
                        <w:right w:val="none" w:sz="0" w:space="0" w:color="auto"/>
                      </w:divBdr>
                    </w:div>
                    <w:div w:id="4806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86389">
      <w:bodyDiv w:val="1"/>
      <w:marLeft w:val="0"/>
      <w:marRight w:val="0"/>
      <w:marTop w:val="0"/>
      <w:marBottom w:val="0"/>
      <w:divBdr>
        <w:top w:val="none" w:sz="0" w:space="0" w:color="auto"/>
        <w:left w:val="none" w:sz="0" w:space="0" w:color="auto"/>
        <w:bottom w:val="none" w:sz="0" w:space="0" w:color="auto"/>
        <w:right w:val="none" w:sz="0" w:space="0" w:color="auto"/>
      </w:divBdr>
    </w:div>
    <w:div w:id="1999923233">
      <w:bodyDiv w:val="1"/>
      <w:marLeft w:val="0"/>
      <w:marRight w:val="0"/>
      <w:marTop w:val="0"/>
      <w:marBottom w:val="0"/>
      <w:divBdr>
        <w:top w:val="none" w:sz="0" w:space="0" w:color="auto"/>
        <w:left w:val="none" w:sz="0" w:space="0" w:color="auto"/>
        <w:bottom w:val="none" w:sz="0" w:space="0" w:color="auto"/>
        <w:right w:val="none" w:sz="0" w:space="0" w:color="auto"/>
      </w:divBdr>
    </w:div>
    <w:div w:id="2091852634">
      <w:bodyDiv w:val="1"/>
      <w:marLeft w:val="0"/>
      <w:marRight w:val="0"/>
      <w:marTop w:val="0"/>
      <w:marBottom w:val="0"/>
      <w:divBdr>
        <w:top w:val="none" w:sz="0" w:space="0" w:color="auto"/>
        <w:left w:val="none" w:sz="0" w:space="0" w:color="auto"/>
        <w:bottom w:val="none" w:sz="0" w:space="0" w:color="auto"/>
        <w:right w:val="none" w:sz="0" w:space="0" w:color="auto"/>
      </w:divBdr>
      <w:divsChild>
        <w:div w:id="1916157695">
          <w:marLeft w:val="0"/>
          <w:marRight w:val="0"/>
          <w:marTop w:val="300"/>
          <w:marBottom w:val="0"/>
          <w:divBdr>
            <w:top w:val="none" w:sz="0" w:space="0" w:color="auto"/>
            <w:left w:val="none" w:sz="0" w:space="0" w:color="auto"/>
            <w:bottom w:val="none" w:sz="0" w:space="0" w:color="auto"/>
            <w:right w:val="none" w:sz="0" w:space="0" w:color="auto"/>
          </w:divBdr>
          <w:divsChild>
            <w:div w:id="123694644">
              <w:marLeft w:val="0"/>
              <w:marRight w:val="0"/>
              <w:marTop w:val="0"/>
              <w:marBottom w:val="0"/>
              <w:divBdr>
                <w:top w:val="none" w:sz="0" w:space="0" w:color="auto"/>
                <w:left w:val="none" w:sz="0" w:space="0" w:color="auto"/>
                <w:bottom w:val="none" w:sz="0" w:space="0" w:color="auto"/>
                <w:right w:val="none" w:sz="0" w:space="0" w:color="auto"/>
              </w:divBdr>
              <w:divsChild>
                <w:div w:id="1234854519">
                  <w:marLeft w:val="0"/>
                  <w:marRight w:val="0"/>
                  <w:marTop w:val="0"/>
                  <w:marBottom w:val="0"/>
                  <w:divBdr>
                    <w:top w:val="none" w:sz="0" w:space="0" w:color="auto"/>
                    <w:left w:val="none" w:sz="0" w:space="0" w:color="auto"/>
                    <w:bottom w:val="none" w:sz="0" w:space="0" w:color="auto"/>
                    <w:right w:val="none" w:sz="0" w:space="0" w:color="auto"/>
                  </w:divBdr>
                  <w:divsChild>
                    <w:div w:id="5066030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29210219">
          <w:marLeft w:val="0"/>
          <w:marRight w:val="0"/>
          <w:marTop w:val="0"/>
          <w:marBottom w:val="300"/>
          <w:divBdr>
            <w:top w:val="none" w:sz="0" w:space="0" w:color="auto"/>
            <w:left w:val="none" w:sz="0" w:space="0" w:color="auto"/>
            <w:bottom w:val="none" w:sz="0" w:space="0" w:color="auto"/>
            <w:right w:val="none" w:sz="0" w:space="0" w:color="auto"/>
          </w:divBdr>
          <w:divsChild>
            <w:div w:id="922491448">
              <w:marLeft w:val="0"/>
              <w:marRight w:val="0"/>
              <w:marTop w:val="0"/>
              <w:marBottom w:val="0"/>
              <w:divBdr>
                <w:top w:val="none" w:sz="0" w:space="0" w:color="auto"/>
                <w:left w:val="none" w:sz="0" w:space="0" w:color="auto"/>
                <w:bottom w:val="none" w:sz="0" w:space="0" w:color="auto"/>
                <w:right w:val="none" w:sz="0" w:space="0" w:color="auto"/>
              </w:divBdr>
              <w:divsChild>
                <w:div w:id="187840697">
                  <w:marLeft w:val="0"/>
                  <w:marRight w:val="0"/>
                  <w:marTop w:val="0"/>
                  <w:marBottom w:val="0"/>
                  <w:divBdr>
                    <w:top w:val="none" w:sz="0" w:space="0" w:color="auto"/>
                    <w:left w:val="none" w:sz="0" w:space="0" w:color="auto"/>
                    <w:bottom w:val="none" w:sz="0" w:space="0" w:color="auto"/>
                    <w:right w:val="none" w:sz="0" w:space="0" w:color="auto"/>
                  </w:divBdr>
                  <w:divsChild>
                    <w:div w:id="117776750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112045425">
      <w:bodyDiv w:val="1"/>
      <w:marLeft w:val="0"/>
      <w:marRight w:val="0"/>
      <w:marTop w:val="0"/>
      <w:marBottom w:val="0"/>
      <w:divBdr>
        <w:top w:val="none" w:sz="0" w:space="0" w:color="auto"/>
        <w:left w:val="none" w:sz="0" w:space="0" w:color="auto"/>
        <w:bottom w:val="none" w:sz="0" w:space="0" w:color="auto"/>
        <w:right w:val="none" w:sz="0" w:space="0" w:color="auto"/>
      </w:divBdr>
      <w:divsChild>
        <w:div w:id="1055853687">
          <w:marLeft w:val="0"/>
          <w:marRight w:val="0"/>
          <w:marTop w:val="0"/>
          <w:marBottom w:val="225"/>
          <w:divBdr>
            <w:top w:val="none" w:sz="0" w:space="0" w:color="auto"/>
            <w:left w:val="none" w:sz="0" w:space="0" w:color="auto"/>
            <w:bottom w:val="none" w:sz="0" w:space="0" w:color="auto"/>
            <w:right w:val="none" w:sz="0" w:space="0" w:color="auto"/>
          </w:divBdr>
          <w:divsChild>
            <w:div w:id="1912350381">
              <w:marLeft w:val="0"/>
              <w:marRight w:val="0"/>
              <w:marTop w:val="0"/>
              <w:marBottom w:val="0"/>
              <w:divBdr>
                <w:top w:val="none" w:sz="0" w:space="0" w:color="auto"/>
                <w:left w:val="none" w:sz="0" w:space="0" w:color="auto"/>
                <w:bottom w:val="none" w:sz="0" w:space="0" w:color="auto"/>
                <w:right w:val="none" w:sz="0" w:space="0" w:color="auto"/>
              </w:divBdr>
              <w:divsChild>
                <w:div w:id="1650132004">
                  <w:marLeft w:val="0"/>
                  <w:marRight w:val="0"/>
                  <w:marTop w:val="0"/>
                  <w:marBottom w:val="0"/>
                  <w:divBdr>
                    <w:top w:val="none" w:sz="0" w:space="0" w:color="auto"/>
                    <w:left w:val="none" w:sz="0" w:space="0" w:color="auto"/>
                    <w:bottom w:val="none" w:sz="0" w:space="0" w:color="auto"/>
                    <w:right w:val="none" w:sz="0" w:space="0" w:color="auto"/>
                  </w:divBdr>
                  <w:divsChild>
                    <w:div w:id="1351221464">
                      <w:marLeft w:val="0"/>
                      <w:marRight w:val="0"/>
                      <w:marTop w:val="0"/>
                      <w:marBottom w:val="0"/>
                      <w:divBdr>
                        <w:top w:val="none" w:sz="0" w:space="0" w:color="auto"/>
                        <w:left w:val="none" w:sz="0" w:space="0" w:color="auto"/>
                        <w:bottom w:val="none" w:sz="0" w:space="0" w:color="auto"/>
                        <w:right w:val="none" w:sz="0" w:space="0" w:color="auto"/>
                      </w:divBdr>
                    </w:div>
                    <w:div w:id="1554776699">
                      <w:marLeft w:val="0"/>
                      <w:marRight w:val="0"/>
                      <w:marTop w:val="0"/>
                      <w:marBottom w:val="0"/>
                      <w:divBdr>
                        <w:top w:val="none" w:sz="0" w:space="0" w:color="auto"/>
                        <w:left w:val="none" w:sz="0" w:space="0" w:color="auto"/>
                        <w:bottom w:val="none" w:sz="0" w:space="0" w:color="auto"/>
                        <w:right w:val="none" w:sz="0" w:space="0" w:color="auto"/>
                      </w:divBdr>
                    </w:div>
                    <w:div w:id="1027756193">
                      <w:marLeft w:val="0"/>
                      <w:marRight w:val="0"/>
                      <w:marTop w:val="0"/>
                      <w:marBottom w:val="0"/>
                      <w:divBdr>
                        <w:top w:val="none" w:sz="0" w:space="0" w:color="auto"/>
                        <w:left w:val="none" w:sz="0" w:space="0" w:color="auto"/>
                        <w:bottom w:val="none" w:sz="0" w:space="0" w:color="auto"/>
                        <w:right w:val="none" w:sz="0" w:space="0" w:color="auto"/>
                      </w:divBdr>
                    </w:div>
                    <w:div w:id="1419473723">
                      <w:marLeft w:val="0"/>
                      <w:marRight w:val="0"/>
                      <w:marTop w:val="0"/>
                      <w:marBottom w:val="0"/>
                      <w:divBdr>
                        <w:top w:val="none" w:sz="0" w:space="0" w:color="auto"/>
                        <w:left w:val="none" w:sz="0" w:space="0" w:color="auto"/>
                        <w:bottom w:val="none" w:sz="0" w:space="0" w:color="auto"/>
                        <w:right w:val="none" w:sz="0" w:space="0" w:color="auto"/>
                      </w:divBdr>
                    </w:div>
                    <w:div w:id="1311128681">
                      <w:marLeft w:val="0"/>
                      <w:marRight w:val="0"/>
                      <w:marTop w:val="0"/>
                      <w:marBottom w:val="0"/>
                      <w:divBdr>
                        <w:top w:val="none" w:sz="0" w:space="0" w:color="auto"/>
                        <w:left w:val="none" w:sz="0" w:space="0" w:color="auto"/>
                        <w:bottom w:val="none" w:sz="0" w:space="0" w:color="auto"/>
                        <w:right w:val="none" w:sz="0" w:space="0" w:color="auto"/>
                      </w:divBdr>
                    </w:div>
                    <w:div w:id="476530689">
                      <w:marLeft w:val="0"/>
                      <w:marRight w:val="0"/>
                      <w:marTop w:val="0"/>
                      <w:marBottom w:val="0"/>
                      <w:divBdr>
                        <w:top w:val="none" w:sz="0" w:space="0" w:color="auto"/>
                        <w:left w:val="none" w:sz="0" w:space="0" w:color="auto"/>
                        <w:bottom w:val="none" w:sz="0" w:space="0" w:color="auto"/>
                        <w:right w:val="none" w:sz="0" w:space="0" w:color="auto"/>
                      </w:divBdr>
                    </w:div>
                    <w:div w:id="1739401842">
                      <w:marLeft w:val="0"/>
                      <w:marRight w:val="0"/>
                      <w:marTop w:val="0"/>
                      <w:marBottom w:val="0"/>
                      <w:divBdr>
                        <w:top w:val="none" w:sz="0" w:space="0" w:color="auto"/>
                        <w:left w:val="none" w:sz="0" w:space="0" w:color="auto"/>
                        <w:bottom w:val="none" w:sz="0" w:space="0" w:color="auto"/>
                        <w:right w:val="none" w:sz="0" w:space="0" w:color="auto"/>
                      </w:divBdr>
                    </w:div>
                    <w:div w:id="1635061640">
                      <w:marLeft w:val="0"/>
                      <w:marRight w:val="0"/>
                      <w:marTop w:val="0"/>
                      <w:marBottom w:val="0"/>
                      <w:divBdr>
                        <w:top w:val="none" w:sz="0" w:space="0" w:color="auto"/>
                        <w:left w:val="none" w:sz="0" w:space="0" w:color="auto"/>
                        <w:bottom w:val="none" w:sz="0" w:space="0" w:color="auto"/>
                        <w:right w:val="none" w:sz="0" w:space="0" w:color="auto"/>
                      </w:divBdr>
                    </w:div>
                    <w:div w:id="1617567625">
                      <w:marLeft w:val="0"/>
                      <w:marRight w:val="0"/>
                      <w:marTop w:val="0"/>
                      <w:marBottom w:val="0"/>
                      <w:divBdr>
                        <w:top w:val="none" w:sz="0" w:space="0" w:color="auto"/>
                        <w:left w:val="none" w:sz="0" w:space="0" w:color="auto"/>
                        <w:bottom w:val="none" w:sz="0" w:space="0" w:color="auto"/>
                        <w:right w:val="none" w:sz="0" w:space="0" w:color="auto"/>
                      </w:divBdr>
                    </w:div>
                    <w:div w:id="1275476113">
                      <w:marLeft w:val="0"/>
                      <w:marRight w:val="0"/>
                      <w:marTop w:val="0"/>
                      <w:marBottom w:val="0"/>
                      <w:divBdr>
                        <w:top w:val="none" w:sz="0" w:space="0" w:color="auto"/>
                        <w:left w:val="none" w:sz="0" w:space="0" w:color="auto"/>
                        <w:bottom w:val="none" w:sz="0" w:space="0" w:color="auto"/>
                        <w:right w:val="none" w:sz="0" w:space="0" w:color="auto"/>
                      </w:divBdr>
                    </w:div>
                    <w:div w:id="4332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89994">
          <w:marLeft w:val="0"/>
          <w:marRight w:val="0"/>
          <w:marTop w:val="0"/>
          <w:marBottom w:val="225"/>
          <w:divBdr>
            <w:top w:val="none" w:sz="0" w:space="0" w:color="auto"/>
            <w:left w:val="none" w:sz="0" w:space="0" w:color="auto"/>
            <w:bottom w:val="none" w:sz="0" w:space="0" w:color="auto"/>
            <w:right w:val="none" w:sz="0" w:space="0" w:color="auto"/>
          </w:divBdr>
          <w:divsChild>
            <w:div w:id="1495803936">
              <w:marLeft w:val="0"/>
              <w:marRight w:val="0"/>
              <w:marTop w:val="0"/>
              <w:marBottom w:val="0"/>
              <w:divBdr>
                <w:top w:val="none" w:sz="0" w:space="0" w:color="auto"/>
                <w:left w:val="none" w:sz="0" w:space="0" w:color="auto"/>
                <w:bottom w:val="none" w:sz="0" w:space="0" w:color="auto"/>
                <w:right w:val="none" w:sz="0" w:space="0" w:color="auto"/>
              </w:divBdr>
              <w:divsChild>
                <w:div w:id="1962222617">
                  <w:marLeft w:val="0"/>
                  <w:marRight w:val="0"/>
                  <w:marTop w:val="0"/>
                  <w:marBottom w:val="0"/>
                  <w:divBdr>
                    <w:top w:val="none" w:sz="0" w:space="0" w:color="auto"/>
                    <w:left w:val="none" w:sz="0" w:space="0" w:color="auto"/>
                    <w:bottom w:val="none" w:sz="0" w:space="0" w:color="auto"/>
                    <w:right w:val="none" w:sz="0" w:space="0" w:color="auto"/>
                  </w:divBdr>
                  <w:divsChild>
                    <w:div w:id="1307467192">
                      <w:marLeft w:val="0"/>
                      <w:marRight w:val="0"/>
                      <w:marTop w:val="0"/>
                      <w:marBottom w:val="0"/>
                      <w:divBdr>
                        <w:top w:val="none" w:sz="0" w:space="0" w:color="auto"/>
                        <w:left w:val="none" w:sz="0" w:space="0" w:color="auto"/>
                        <w:bottom w:val="none" w:sz="0" w:space="0" w:color="auto"/>
                        <w:right w:val="none" w:sz="0" w:space="0" w:color="auto"/>
                      </w:divBdr>
                    </w:div>
                    <w:div w:id="2051802306">
                      <w:marLeft w:val="0"/>
                      <w:marRight w:val="0"/>
                      <w:marTop w:val="0"/>
                      <w:marBottom w:val="0"/>
                      <w:divBdr>
                        <w:top w:val="none" w:sz="0" w:space="0" w:color="auto"/>
                        <w:left w:val="none" w:sz="0" w:space="0" w:color="auto"/>
                        <w:bottom w:val="none" w:sz="0" w:space="0" w:color="auto"/>
                        <w:right w:val="none" w:sz="0" w:space="0" w:color="auto"/>
                      </w:divBdr>
                    </w:div>
                    <w:div w:id="515538422">
                      <w:marLeft w:val="0"/>
                      <w:marRight w:val="0"/>
                      <w:marTop w:val="0"/>
                      <w:marBottom w:val="0"/>
                      <w:divBdr>
                        <w:top w:val="none" w:sz="0" w:space="0" w:color="auto"/>
                        <w:left w:val="none" w:sz="0" w:space="0" w:color="auto"/>
                        <w:bottom w:val="none" w:sz="0" w:space="0" w:color="auto"/>
                        <w:right w:val="none" w:sz="0" w:space="0" w:color="auto"/>
                      </w:divBdr>
                    </w:div>
                    <w:div w:id="1847669158">
                      <w:marLeft w:val="0"/>
                      <w:marRight w:val="0"/>
                      <w:marTop w:val="0"/>
                      <w:marBottom w:val="0"/>
                      <w:divBdr>
                        <w:top w:val="none" w:sz="0" w:space="0" w:color="auto"/>
                        <w:left w:val="none" w:sz="0" w:space="0" w:color="auto"/>
                        <w:bottom w:val="none" w:sz="0" w:space="0" w:color="auto"/>
                        <w:right w:val="none" w:sz="0" w:space="0" w:color="auto"/>
                      </w:divBdr>
                    </w:div>
                    <w:div w:id="1456753059">
                      <w:marLeft w:val="0"/>
                      <w:marRight w:val="0"/>
                      <w:marTop w:val="0"/>
                      <w:marBottom w:val="0"/>
                      <w:divBdr>
                        <w:top w:val="none" w:sz="0" w:space="0" w:color="auto"/>
                        <w:left w:val="none" w:sz="0" w:space="0" w:color="auto"/>
                        <w:bottom w:val="none" w:sz="0" w:space="0" w:color="auto"/>
                        <w:right w:val="none" w:sz="0" w:space="0" w:color="auto"/>
                      </w:divBdr>
                    </w:div>
                    <w:div w:id="2804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792">
          <w:marLeft w:val="0"/>
          <w:marRight w:val="0"/>
          <w:marTop w:val="0"/>
          <w:marBottom w:val="225"/>
          <w:divBdr>
            <w:top w:val="none" w:sz="0" w:space="0" w:color="auto"/>
            <w:left w:val="none" w:sz="0" w:space="0" w:color="auto"/>
            <w:bottom w:val="none" w:sz="0" w:space="0" w:color="auto"/>
            <w:right w:val="none" w:sz="0" w:space="0" w:color="auto"/>
          </w:divBdr>
          <w:divsChild>
            <w:div w:id="428812948">
              <w:marLeft w:val="0"/>
              <w:marRight w:val="0"/>
              <w:marTop w:val="0"/>
              <w:marBottom w:val="0"/>
              <w:divBdr>
                <w:top w:val="none" w:sz="0" w:space="0" w:color="auto"/>
                <w:left w:val="none" w:sz="0" w:space="0" w:color="auto"/>
                <w:bottom w:val="none" w:sz="0" w:space="0" w:color="auto"/>
                <w:right w:val="none" w:sz="0" w:space="0" w:color="auto"/>
              </w:divBdr>
              <w:divsChild>
                <w:div w:id="1750805227">
                  <w:marLeft w:val="0"/>
                  <w:marRight w:val="0"/>
                  <w:marTop w:val="0"/>
                  <w:marBottom w:val="0"/>
                  <w:divBdr>
                    <w:top w:val="none" w:sz="0" w:space="0" w:color="auto"/>
                    <w:left w:val="none" w:sz="0" w:space="0" w:color="auto"/>
                    <w:bottom w:val="none" w:sz="0" w:space="0" w:color="auto"/>
                    <w:right w:val="none" w:sz="0" w:space="0" w:color="auto"/>
                  </w:divBdr>
                  <w:divsChild>
                    <w:div w:id="1276401500">
                      <w:marLeft w:val="0"/>
                      <w:marRight w:val="0"/>
                      <w:marTop w:val="0"/>
                      <w:marBottom w:val="0"/>
                      <w:divBdr>
                        <w:top w:val="none" w:sz="0" w:space="0" w:color="auto"/>
                        <w:left w:val="none" w:sz="0" w:space="0" w:color="auto"/>
                        <w:bottom w:val="none" w:sz="0" w:space="0" w:color="auto"/>
                        <w:right w:val="none" w:sz="0" w:space="0" w:color="auto"/>
                      </w:divBdr>
                    </w:div>
                    <w:div w:id="406542267">
                      <w:marLeft w:val="0"/>
                      <w:marRight w:val="0"/>
                      <w:marTop w:val="0"/>
                      <w:marBottom w:val="0"/>
                      <w:divBdr>
                        <w:top w:val="none" w:sz="0" w:space="0" w:color="auto"/>
                        <w:left w:val="none" w:sz="0" w:space="0" w:color="auto"/>
                        <w:bottom w:val="none" w:sz="0" w:space="0" w:color="auto"/>
                        <w:right w:val="none" w:sz="0" w:space="0" w:color="auto"/>
                      </w:divBdr>
                    </w:div>
                    <w:div w:id="1147236728">
                      <w:marLeft w:val="0"/>
                      <w:marRight w:val="0"/>
                      <w:marTop w:val="0"/>
                      <w:marBottom w:val="0"/>
                      <w:divBdr>
                        <w:top w:val="none" w:sz="0" w:space="0" w:color="auto"/>
                        <w:left w:val="none" w:sz="0" w:space="0" w:color="auto"/>
                        <w:bottom w:val="none" w:sz="0" w:space="0" w:color="auto"/>
                        <w:right w:val="none" w:sz="0" w:space="0" w:color="auto"/>
                      </w:divBdr>
                    </w:div>
                    <w:div w:id="640504296">
                      <w:marLeft w:val="0"/>
                      <w:marRight w:val="0"/>
                      <w:marTop w:val="0"/>
                      <w:marBottom w:val="0"/>
                      <w:divBdr>
                        <w:top w:val="none" w:sz="0" w:space="0" w:color="auto"/>
                        <w:left w:val="none" w:sz="0" w:space="0" w:color="auto"/>
                        <w:bottom w:val="none" w:sz="0" w:space="0" w:color="auto"/>
                        <w:right w:val="none" w:sz="0" w:space="0" w:color="auto"/>
                      </w:divBdr>
                    </w:div>
                    <w:div w:id="1123422034">
                      <w:marLeft w:val="0"/>
                      <w:marRight w:val="0"/>
                      <w:marTop w:val="0"/>
                      <w:marBottom w:val="0"/>
                      <w:divBdr>
                        <w:top w:val="none" w:sz="0" w:space="0" w:color="auto"/>
                        <w:left w:val="none" w:sz="0" w:space="0" w:color="auto"/>
                        <w:bottom w:val="none" w:sz="0" w:space="0" w:color="auto"/>
                        <w:right w:val="none" w:sz="0" w:space="0" w:color="auto"/>
                      </w:divBdr>
                    </w:div>
                    <w:div w:id="1216433698">
                      <w:marLeft w:val="0"/>
                      <w:marRight w:val="0"/>
                      <w:marTop w:val="0"/>
                      <w:marBottom w:val="0"/>
                      <w:divBdr>
                        <w:top w:val="none" w:sz="0" w:space="0" w:color="auto"/>
                        <w:left w:val="none" w:sz="0" w:space="0" w:color="auto"/>
                        <w:bottom w:val="none" w:sz="0" w:space="0" w:color="auto"/>
                        <w:right w:val="none" w:sz="0" w:space="0" w:color="auto"/>
                      </w:divBdr>
                    </w:div>
                    <w:div w:id="32969739">
                      <w:marLeft w:val="0"/>
                      <w:marRight w:val="0"/>
                      <w:marTop w:val="0"/>
                      <w:marBottom w:val="0"/>
                      <w:divBdr>
                        <w:top w:val="none" w:sz="0" w:space="0" w:color="auto"/>
                        <w:left w:val="none" w:sz="0" w:space="0" w:color="auto"/>
                        <w:bottom w:val="none" w:sz="0" w:space="0" w:color="auto"/>
                        <w:right w:val="none" w:sz="0" w:space="0" w:color="auto"/>
                      </w:divBdr>
                    </w:div>
                    <w:div w:id="46925344">
                      <w:marLeft w:val="0"/>
                      <w:marRight w:val="0"/>
                      <w:marTop w:val="0"/>
                      <w:marBottom w:val="0"/>
                      <w:divBdr>
                        <w:top w:val="none" w:sz="0" w:space="0" w:color="auto"/>
                        <w:left w:val="none" w:sz="0" w:space="0" w:color="auto"/>
                        <w:bottom w:val="none" w:sz="0" w:space="0" w:color="auto"/>
                        <w:right w:val="none" w:sz="0" w:space="0" w:color="auto"/>
                      </w:divBdr>
                    </w:div>
                    <w:div w:id="2081096200">
                      <w:marLeft w:val="0"/>
                      <w:marRight w:val="0"/>
                      <w:marTop w:val="0"/>
                      <w:marBottom w:val="0"/>
                      <w:divBdr>
                        <w:top w:val="none" w:sz="0" w:space="0" w:color="auto"/>
                        <w:left w:val="none" w:sz="0" w:space="0" w:color="auto"/>
                        <w:bottom w:val="none" w:sz="0" w:space="0" w:color="auto"/>
                        <w:right w:val="none" w:sz="0" w:space="0" w:color="auto"/>
                      </w:divBdr>
                    </w:div>
                    <w:div w:id="1763140107">
                      <w:marLeft w:val="0"/>
                      <w:marRight w:val="0"/>
                      <w:marTop w:val="0"/>
                      <w:marBottom w:val="0"/>
                      <w:divBdr>
                        <w:top w:val="none" w:sz="0" w:space="0" w:color="auto"/>
                        <w:left w:val="none" w:sz="0" w:space="0" w:color="auto"/>
                        <w:bottom w:val="none" w:sz="0" w:space="0" w:color="auto"/>
                        <w:right w:val="none" w:sz="0" w:space="0" w:color="auto"/>
                      </w:divBdr>
                    </w:div>
                    <w:div w:id="1710644274">
                      <w:marLeft w:val="0"/>
                      <w:marRight w:val="0"/>
                      <w:marTop w:val="0"/>
                      <w:marBottom w:val="0"/>
                      <w:divBdr>
                        <w:top w:val="none" w:sz="0" w:space="0" w:color="auto"/>
                        <w:left w:val="none" w:sz="0" w:space="0" w:color="auto"/>
                        <w:bottom w:val="none" w:sz="0" w:space="0" w:color="auto"/>
                        <w:right w:val="none" w:sz="0" w:space="0" w:color="auto"/>
                      </w:divBdr>
                    </w:div>
                    <w:div w:id="2628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462367">
          <w:marLeft w:val="0"/>
          <w:marRight w:val="0"/>
          <w:marTop w:val="0"/>
          <w:marBottom w:val="225"/>
          <w:divBdr>
            <w:top w:val="none" w:sz="0" w:space="0" w:color="auto"/>
            <w:left w:val="none" w:sz="0" w:space="0" w:color="auto"/>
            <w:bottom w:val="none" w:sz="0" w:space="0" w:color="auto"/>
            <w:right w:val="none" w:sz="0" w:space="0" w:color="auto"/>
          </w:divBdr>
          <w:divsChild>
            <w:div w:id="722565455">
              <w:marLeft w:val="0"/>
              <w:marRight w:val="0"/>
              <w:marTop w:val="0"/>
              <w:marBottom w:val="0"/>
              <w:divBdr>
                <w:top w:val="none" w:sz="0" w:space="0" w:color="auto"/>
                <w:left w:val="none" w:sz="0" w:space="0" w:color="auto"/>
                <w:bottom w:val="none" w:sz="0" w:space="0" w:color="auto"/>
                <w:right w:val="none" w:sz="0" w:space="0" w:color="auto"/>
              </w:divBdr>
              <w:divsChild>
                <w:div w:id="1143814639">
                  <w:marLeft w:val="0"/>
                  <w:marRight w:val="0"/>
                  <w:marTop w:val="0"/>
                  <w:marBottom w:val="0"/>
                  <w:divBdr>
                    <w:top w:val="none" w:sz="0" w:space="0" w:color="auto"/>
                    <w:left w:val="none" w:sz="0" w:space="0" w:color="auto"/>
                    <w:bottom w:val="none" w:sz="0" w:space="0" w:color="auto"/>
                    <w:right w:val="none" w:sz="0" w:space="0" w:color="auto"/>
                  </w:divBdr>
                  <w:divsChild>
                    <w:div w:id="1615285700">
                      <w:marLeft w:val="0"/>
                      <w:marRight w:val="0"/>
                      <w:marTop w:val="0"/>
                      <w:marBottom w:val="0"/>
                      <w:divBdr>
                        <w:top w:val="none" w:sz="0" w:space="0" w:color="auto"/>
                        <w:left w:val="none" w:sz="0" w:space="0" w:color="auto"/>
                        <w:bottom w:val="none" w:sz="0" w:space="0" w:color="auto"/>
                        <w:right w:val="none" w:sz="0" w:space="0" w:color="auto"/>
                      </w:divBdr>
                    </w:div>
                    <w:div w:id="2023504073">
                      <w:marLeft w:val="0"/>
                      <w:marRight w:val="0"/>
                      <w:marTop w:val="0"/>
                      <w:marBottom w:val="0"/>
                      <w:divBdr>
                        <w:top w:val="none" w:sz="0" w:space="0" w:color="auto"/>
                        <w:left w:val="none" w:sz="0" w:space="0" w:color="auto"/>
                        <w:bottom w:val="none" w:sz="0" w:space="0" w:color="auto"/>
                        <w:right w:val="none" w:sz="0" w:space="0" w:color="auto"/>
                      </w:divBdr>
                    </w:div>
                    <w:div w:id="2116512196">
                      <w:marLeft w:val="0"/>
                      <w:marRight w:val="0"/>
                      <w:marTop w:val="0"/>
                      <w:marBottom w:val="0"/>
                      <w:divBdr>
                        <w:top w:val="none" w:sz="0" w:space="0" w:color="auto"/>
                        <w:left w:val="none" w:sz="0" w:space="0" w:color="auto"/>
                        <w:bottom w:val="none" w:sz="0" w:space="0" w:color="auto"/>
                        <w:right w:val="none" w:sz="0" w:space="0" w:color="auto"/>
                      </w:divBdr>
                    </w:div>
                    <w:div w:id="1025518458">
                      <w:marLeft w:val="0"/>
                      <w:marRight w:val="0"/>
                      <w:marTop w:val="0"/>
                      <w:marBottom w:val="0"/>
                      <w:divBdr>
                        <w:top w:val="none" w:sz="0" w:space="0" w:color="auto"/>
                        <w:left w:val="none" w:sz="0" w:space="0" w:color="auto"/>
                        <w:bottom w:val="none" w:sz="0" w:space="0" w:color="auto"/>
                        <w:right w:val="none" w:sz="0" w:space="0" w:color="auto"/>
                      </w:divBdr>
                    </w:div>
                    <w:div w:id="1978611027">
                      <w:marLeft w:val="0"/>
                      <w:marRight w:val="0"/>
                      <w:marTop w:val="0"/>
                      <w:marBottom w:val="0"/>
                      <w:divBdr>
                        <w:top w:val="none" w:sz="0" w:space="0" w:color="auto"/>
                        <w:left w:val="none" w:sz="0" w:space="0" w:color="auto"/>
                        <w:bottom w:val="none" w:sz="0" w:space="0" w:color="auto"/>
                        <w:right w:val="none" w:sz="0" w:space="0" w:color="auto"/>
                      </w:divBdr>
                    </w:div>
                    <w:div w:id="1067679523">
                      <w:marLeft w:val="0"/>
                      <w:marRight w:val="0"/>
                      <w:marTop w:val="0"/>
                      <w:marBottom w:val="0"/>
                      <w:divBdr>
                        <w:top w:val="none" w:sz="0" w:space="0" w:color="auto"/>
                        <w:left w:val="none" w:sz="0" w:space="0" w:color="auto"/>
                        <w:bottom w:val="none" w:sz="0" w:space="0" w:color="auto"/>
                        <w:right w:val="none" w:sz="0" w:space="0" w:color="auto"/>
                      </w:divBdr>
                    </w:div>
                    <w:div w:id="425687182">
                      <w:marLeft w:val="0"/>
                      <w:marRight w:val="0"/>
                      <w:marTop w:val="0"/>
                      <w:marBottom w:val="0"/>
                      <w:divBdr>
                        <w:top w:val="none" w:sz="0" w:space="0" w:color="auto"/>
                        <w:left w:val="none" w:sz="0" w:space="0" w:color="auto"/>
                        <w:bottom w:val="none" w:sz="0" w:space="0" w:color="auto"/>
                        <w:right w:val="none" w:sz="0" w:space="0" w:color="auto"/>
                      </w:divBdr>
                    </w:div>
                    <w:div w:id="4633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2703">
      <w:bodyDiv w:val="1"/>
      <w:marLeft w:val="0"/>
      <w:marRight w:val="0"/>
      <w:marTop w:val="0"/>
      <w:marBottom w:val="0"/>
      <w:divBdr>
        <w:top w:val="none" w:sz="0" w:space="0" w:color="auto"/>
        <w:left w:val="none" w:sz="0" w:space="0" w:color="auto"/>
        <w:bottom w:val="none" w:sz="0" w:space="0" w:color="auto"/>
        <w:right w:val="none" w:sz="0" w:space="0" w:color="auto"/>
      </w:divBdr>
      <w:divsChild>
        <w:div w:id="1741750509">
          <w:marLeft w:val="0"/>
          <w:marRight w:val="0"/>
          <w:marTop w:val="0"/>
          <w:marBottom w:val="225"/>
          <w:divBdr>
            <w:top w:val="none" w:sz="0" w:space="0" w:color="auto"/>
            <w:left w:val="none" w:sz="0" w:space="0" w:color="auto"/>
            <w:bottom w:val="none" w:sz="0" w:space="0" w:color="auto"/>
            <w:right w:val="none" w:sz="0" w:space="0" w:color="auto"/>
          </w:divBdr>
          <w:divsChild>
            <w:div w:id="375743067">
              <w:marLeft w:val="0"/>
              <w:marRight w:val="0"/>
              <w:marTop w:val="0"/>
              <w:marBottom w:val="0"/>
              <w:divBdr>
                <w:top w:val="none" w:sz="0" w:space="0" w:color="auto"/>
                <w:left w:val="none" w:sz="0" w:space="0" w:color="auto"/>
                <w:bottom w:val="none" w:sz="0" w:space="0" w:color="auto"/>
                <w:right w:val="none" w:sz="0" w:space="0" w:color="auto"/>
              </w:divBdr>
              <w:divsChild>
                <w:div w:id="125053408">
                  <w:marLeft w:val="0"/>
                  <w:marRight w:val="0"/>
                  <w:marTop w:val="0"/>
                  <w:marBottom w:val="0"/>
                  <w:divBdr>
                    <w:top w:val="none" w:sz="0" w:space="0" w:color="auto"/>
                    <w:left w:val="none" w:sz="0" w:space="0" w:color="auto"/>
                    <w:bottom w:val="none" w:sz="0" w:space="0" w:color="auto"/>
                    <w:right w:val="none" w:sz="0" w:space="0" w:color="auto"/>
                  </w:divBdr>
                  <w:divsChild>
                    <w:div w:id="1674260117">
                      <w:marLeft w:val="0"/>
                      <w:marRight w:val="0"/>
                      <w:marTop w:val="0"/>
                      <w:marBottom w:val="0"/>
                      <w:divBdr>
                        <w:top w:val="none" w:sz="0" w:space="0" w:color="auto"/>
                        <w:left w:val="none" w:sz="0" w:space="0" w:color="auto"/>
                        <w:bottom w:val="none" w:sz="0" w:space="0" w:color="auto"/>
                        <w:right w:val="none" w:sz="0" w:space="0" w:color="auto"/>
                      </w:divBdr>
                    </w:div>
                    <w:div w:id="453986967">
                      <w:marLeft w:val="0"/>
                      <w:marRight w:val="0"/>
                      <w:marTop w:val="0"/>
                      <w:marBottom w:val="0"/>
                      <w:divBdr>
                        <w:top w:val="none" w:sz="0" w:space="0" w:color="auto"/>
                        <w:left w:val="none" w:sz="0" w:space="0" w:color="auto"/>
                        <w:bottom w:val="none" w:sz="0" w:space="0" w:color="auto"/>
                        <w:right w:val="none" w:sz="0" w:space="0" w:color="auto"/>
                      </w:divBdr>
                    </w:div>
                    <w:div w:id="857549472">
                      <w:marLeft w:val="0"/>
                      <w:marRight w:val="0"/>
                      <w:marTop w:val="0"/>
                      <w:marBottom w:val="0"/>
                      <w:divBdr>
                        <w:top w:val="none" w:sz="0" w:space="0" w:color="auto"/>
                        <w:left w:val="none" w:sz="0" w:space="0" w:color="auto"/>
                        <w:bottom w:val="none" w:sz="0" w:space="0" w:color="auto"/>
                        <w:right w:val="none" w:sz="0" w:space="0" w:color="auto"/>
                      </w:divBdr>
                    </w:div>
                    <w:div w:id="1557741161">
                      <w:marLeft w:val="0"/>
                      <w:marRight w:val="0"/>
                      <w:marTop w:val="0"/>
                      <w:marBottom w:val="0"/>
                      <w:divBdr>
                        <w:top w:val="none" w:sz="0" w:space="0" w:color="auto"/>
                        <w:left w:val="none" w:sz="0" w:space="0" w:color="auto"/>
                        <w:bottom w:val="none" w:sz="0" w:space="0" w:color="auto"/>
                        <w:right w:val="none" w:sz="0" w:space="0" w:color="auto"/>
                      </w:divBdr>
                    </w:div>
                    <w:div w:id="1608125476">
                      <w:marLeft w:val="0"/>
                      <w:marRight w:val="0"/>
                      <w:marTop w:val="0"/>
                      <w:marBottom w:val="0"/>
                      <w:divBdr>
                        <w:top w:val="none" w:sz="0" w:space="0" w:color="auto"/>
                        <w:left w:val="none" w:sz="0" w:space="0" w:color="auto"/>
                        <w:bottom w:val="none" w:sz="0" w:space="0" w:color="auto"/>
                        <w:right w:val="none" w:sz="0" w:space="0" w:color="auto"/>
                      </w:divBdr>
                    </w:div>
                    <w:div w:id="1256942773">
                      <w:marLeft w:val="0"/>
                      <w:marRight w:val="0"/>
                      <w:marTop w:val="0"/>
                      <w:marBottom w:val="0"/>
                      <w:divBdr>
                        <w:top w:val="none" w:sz="0" w:space="0" w:color="auto"/>
                        <w:left w:val="none" w:sz="0" w:space="0" w:color="auto"/>
                        <w:bottom w:val="none" w:sz="0" w:space="0" w:color="auto"/>
                        <w:right w:val="none" w:sz="0" w:space="0" w:color="auto"/>
                      </w:divBdr>
                    </w:div>
                    <w:div w:id="2115981274">
                      <w:marLeft w:val="0"/>
                      <w:marRight w:val="0"/>
                      <w:marTop w:val="0"/>
                      <w:marBottom w:val="0"/>
                      <w:divBdr>
                        <w:top w:val="none" w:sz="0" w:space="0" w:color="auto"/>
                        <w:left w:val="none" w:sz="0" w:space="0" w:color="auto"/>
                        <w:bottom w:val="none" w:sz="0" w:space="0" w:color="auto"/>
                        <w:right w:val="none" w:sz="0" w:space="0" w:color="auto"/>
                      </w:divBdr>
                    </w:div>
                    <w:div w:id="1802846638">
                      <w:marLeft w:val="0"/>
                      <w:marRight w:val="0"/>
                      <w:marTop w:val="0"/>
                      <w:marBottom w:val="0"/>
                      <w:divBdr>
                        <w:top w:val="none" w:sz="0" w:space="0" w:color="auto"/>
                        <w:left w:val="none" w:sz="0" w:space="0" w:color="auto"/>
                        <w:bottom w:val="none" w:sz="0" w:space="0" w:color="auto"/>
                        <w:right w:val="none" w:sz="0" w:space="0" w:color="auto"/>
                      </w:divBdr>
                    </w:div>
                    <w:div w:id="1285969001">
                      <w:marLeft w:val="0"/>
                      <w:marRight w:val="0"/>
                      <w:marTop w:val="0"/>
                      <w:marBottom w:val="0"/>
                      <w:divBdr>
                        <w:top w:val="none" w:sz="0" w:space="0" w:color="auto"/>
                        <w:left w:val="none" w:sz="0" w:space="0" w:color="auto"/>
                        <w:bottom w:val="none" w:sz="0" w:space="0" w:color="auto"/>
                        <w:right w:val="none" w:sz="0" w:space="0" w:color="auto"/>
                      </w:divBdr>
                    </w:div>
                    <w:div w:id="1618491293">
                      <w:marLeft w:val="0"/>
                      <w:marRight w:val="0"/>
                      <w:marTop w:val="0"/>
                      <w:marBottom w:val="0"/>
                      <w:divBdr>
                        <w:top w:val="none" w:sz="0" w:space="0" w:color="auto"/>
                        <w:left w:val="none" w:sz="0" w:space="0" w:color="auto"/>
                        <w:bottom w:val="none" w:sz="0" w:space="0" w:color="auto"/>
                        <w:right w:val="none" w:sz="0" w:space="0" w:color="auto"/>
                      </w:divBdr>
                    </w:div>
                    <w:div w:id="710763839">
                      <w:marLeft w:val="0"/>
                      <w:marRight w:val="0"/>
                      <w:marTop w:val="0"/>
                      <w:marBottom w:val="0"/>
                      <w:divBdr>
                        <w:top w:val="none" w:sz="0" w:space="0" w:color="auto"/>
                        <w:left w:val="none" w:sz="0" w:space="0" w:color="auto"/>
                        <w:bottom w:val="none" w:sz="0" w:space="0" w:color="auto"/>
                        <w:right w:val="none" w:sz="0" w:space="0" w:color="auto"/>
                      </w:divBdr>
                    </w:div>
                    <w:div w:id="1251742357">
                      <w:marLeft w:val="0"/>
                      <w:marRight w:val="0"/>
                      <w:marTop w:val="0"/>
                      <w:marBottom w:val="0"/>
                      <w:divBdr>
                        <w:top w:val="none" w:sz="0" w:space="0" w:color="auto"/>
                        <w:left w:val="none" w:sz="0" w:space="0" w:color="auto"/>
                        <w:bottom w:val="none" w:sz="0" w:space="0" w:color="auto"/>
                        <w:right w:val="none" w:sz="0" w:space="0" w:color="auto"/>
                      </w:divBdr>
                    </w:div>
                    <w:div w:id="1711953398">
                      <w:marLeft w:val="0"/>
                      <w:marRight w:val="0"/>
                      <w:marTop w:val="0"/>
                      <w:marBottom w:val="0"/>
                      <w:divBdr>
                        <w:top w:val="none" w:sz="0" w:space="0" w:color="auto"/>
                        <w:left w:val="none" w:sz="0" w:space="0" w:color="auto"/>
                        <w:bottom w:val="none" w:sz="0" w:space="0" w:color="auto"/>
                        <w:right w:val="none" w:sz="0" w:space="0" w:color="auto"/>
                      </w:divBdr>
                    </w:div>
                    <w:div w:id="1469784709">
                      <w:marLeft w:val="0"/>
                      <w:marRight w:val="0"/>
                      <w:marTop w:val="0"/>
                      <w:marBottom w:val="0"/>
                      <w:divBdr>
                        <w:top w:val="none" w:sz="0" w:space="0" w:color="auto"/>
                        <w:left w:val="none" w:sz="0" w:space="0" w:color="auto"/>
                        <w:bottom w:val="none" w:sz="0" w:space="0" w:color="auto"/>
                        <w:right w:val="none" w:sz="0" w:space="0" w:color="auto"/>
                      </w:divBdr>
                    </w:div>
                    <w:div w:id="16463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6660">
          <w:marLeft w:val="0"/>
          <w:marRight w:val="0"/>
          <w:marTop w:val="0"/>
          <w:marBottom w:val="225"/>
          <w:divBdr>
            <w:top w:val="none" w:sz="0" w:space="0" w:color="auto"/>
            <w:left w:val="none" w:sz="0" w:space="0" w:color="auto"/>
            <w:bottom w:val="none" w:sz="0" w:space="0" w:color="auto"/>
            <w:right w:val="none" w:sz="0" w:space="0" w:color="auto"/>
          </w:divBdr>
          <w:divsChild>
            <w:div w:id="1765422591">
              <w:marLeft w:val="0"/>
              <w:marRight w:val="0"/>
              <w:marTop w:val="0"/>
              <w:marBottom w:val="0"/>
              <w:divBdr>
                <w:top w:val="none" w:sz="0" w:space="0" w:color="auto"/>
                <w:left w:val="none" w:sz="0" w:space="0" w:color="auto"/>
                <w:bottom w:val="none" w:sz="0" w:space="0" w:color="auto"/>
                <w:right w:val="none" w:sz="0" w:space="0" w:color="auto"/>
              </w:divBdr>
              <w:divsChild>
                <w:div w:id="1392582497">
                  <w:marLeft w:val="0"/>
                  <w:marRight w:val="0"/>
                  <w:marTop w:val="0"/>
                  <w:marBottom w:val="0"/>
                  <w:divBdr>
                    <w:top w:val="none" w:sz="0" w:space="0" w:color="auto"/>
                    <w:left w:val="none" w:sz="0" w:space="0" w:color="auto"/>
                    <w:bottom w:val="none" w:sz="0" w:space="0" w:color="auto"/>
                    <w:right w:val="none" w:sz="0" w:space="0" w:color="auto"/>
                  </w:divBdr>
                  <w:divsChild>
                    <w:div w:id="67849217">
                      <w:marLeft w:val="0"/>
                      <w:marRight w:val="0"/>
                      <w:marTop w:val="0"/>
                      <w:marBottom w:val="0"/>
                      <w:divBdr>
                        <w:top w:val="none" w:sz="0" w:space="0" w:color="auto"/>
                        <w:left w:val="none" w:sz="0" w:space="0" w:color="auto"/>
                        <w:bottom w:val="none" w:sz="0" w:space="0" w:color="auto"/>
                        <w:right w:val="none" w:sz="0" w:space="0" w:color="auto"/>
                      </w:divBdr>
                    </w:div>
                    <w:div w:id="1413702578">
                      <w:marLeft w:val="0"/>
                      <w:marRight w:val="0"/>
                      <w:marTop w:val="0"/>
                      <w:marBottom w:val="0"/>
                      <w:divBdr>
                        <w:top w:val="none" w:sz="0" w:space="0" w:color="auto"/>
                        <w:left w:val="none" w:sz="0" w:space="0" w:color="auto"/>
                        <w:bottom w:val="none" w:sz="0" w:space="0" w:color="auto"/>
                        <w:right w:val="none" w:sz="0" w:space="0" w:color="auto"/>
                      </w:divBdr>
                    </w:div>
                    <w:div w:id="1296446237">
                      <w:marLeft w:val="0"/>
                      <w:marRight w:val="0"/>
                      <w:marTop w:val="0"/>
                      <w:marBottom w:val="0"/>
                      <w:divBdr>
                        <w:top w:val="none" w:sz="0" w:space="0" w:color="auto"/>
                        <w:left w:val="none" w:sz="0" w:space="0" w:color="auto"/>
                        <w:bottom w:val="none" w:sz="0" w:space="0" w:color="auto"/>
                        <w:right w:val="none" w:sz="0" w:space="0" w:color="auto"/>
                      </w:divBdr>
                    </w:div>
                    <w:div w:id="1776751716">
                      <w:marLeft w:val="0"/>
                      <w:marRight w:val="0"/>
                      <w:marTop w:val="0"/>
                      <w:marBottom w:val="0"/>
                      <w:divBdr>
                        <w:top w:val="none" w:sz="0" w:space="0" w:color="auto"/>
                        <w:left w:val="none" w:sz="0" w:space="0" w:color="auto"/>
                        <w:bottom w:val="none" w:sz="0" w:space="0" w:color="auto"/>
                        <w:right w:val="none" w:sz="0" w:space="0" w:color="auto"/>
                      </w:divBdr>
                    </w:div>
                    <w:div w:id="1462529801">
                      <w:marLeft w:val="0"/>
                      <w:marRight w:val="0"/>
                      <w:marTop w:val="0"/>
                      <w:marBottom w:val="0"/>
                      <w:divBdr>
                        <w:top w:val="none" w:sz="0" w:space="0" w:color="auto"/>
                        <w:left w:val="none" w:sz="0" w:space="0" w:color="auto"/>
                        <w:bottom w:val="none" w:sz="0" w:space="0" w:color="auto"/>
                        <w:right w:val="none" w:sz="0" w:space="0" w:color="auto"/>
                      </w:divBdr>
                    </w:div>
                    <w:div w:id="1695305657">
                      <w:marLeft w:val="0"/>
                      <w:marRight w:val="0"/>
                      <w:marTop w:val="0"/>
                      <w:marBottom w:val="0"/>
                      <w:divBdr>
                        <w:top w:val="none" w:sz="0" w:space="0" w:color="auto"/>
                        <w:left w:val="none" w:sz="0" w:space="0" w:color="auto"/>
                        <w:bottom w:val="none" w:sz="0" w:space="0" w:color="auto"/>
                        <w:right w:val="none" w:sz="0" w:space="0" w:color="auto"/>
                      </w:divBdr>
                    </w:div>
                    <w:div w:id="2140612201">
                      <w:marLeft w:val="0"/>
                      <w:marRight w:val="0"/>
                      <w:marTop w:val="0"/>
                      <w:marBottom w:val="0"/>
                      <w:divBdr>
                        <w:top w:val="none" w:sz="0" w:space="0" w:color="auto"/>
                        <w:left w:val="none" w:sz="0" w:space="0" w:color="auto"/>
                        <w:bottom w:val="none" w:sz="0" w:space="0" w:color="auto"/>
                        <w:right w:val="none" w:sz="0" w:space="0" w:color="auto"/>
                      </w:divBdr>
                    </w:div>
                    <w:div w:id="720325390">
                      <w:marLeft w:val="0"/>
                      <w:marRight w:val="0"/>
                      <w:marTop w:val="0"/>
                      <w:marBottom w:val="0"/>
                      <w:divBdr>
                        <w:top w:val="none" w:sz="0" w:space="0" w:color="auto"/>
                        <w:left w:val="none" w:sz="0" w:space="0" w:color="auto"/>
                        <w:bottom w:val="none" w:sz="0" w:space="0" w:color="auto"/>
                        <w:right w:val="none" w:sz="0" w:space="0" w:color="auto"/>
                      </w:divBdr>
                    </w:div>
                    <w:div w:id="1972126906">
                      <w:marLeft w:val="0"/>
                      <w:marRight w:val="0"/>
                      <w:marTop w:val="0"/>
                      <w:marBottom w:val="0"/>
                      <w:divBdr>
                        <w:top w:val="none" w:sz="0" w:space="0" w:color="auto"/>
                        <w:left w:val="none" w:sz="0" w:space="0" w:color="auto"/>
                        <w:bottom w:val="none" w:sz="0" w:space="0" w:color="auto"/>
                        <w:right w:val="none" w:sz="0" w:space="0" w:color="auto"/>
                      </w:divBdr>
                    </w:div>
                    <w:div w:id="532768085">
                      <w:marLeft w:val="0"/>
                      <w:marRight w:val="0"/>
                      <w:marTop w:val="0"/>
                      <w:marBottom w:val="0"/>
                      <w:divBdr>
                        <w:top w:val="none" w:sz="0" w:space="0" w:color="auto"/>
                        <w:left w:val="none" w:sz="0" w:space="0" w:color="auto"/>
                        <w:bottom w:val="none" w:sz="0" w:space="0" w:color="auto"/>
                        <w:right w:val="none" w:sz="0" w:space="0" w:color="auto"/>
                      </w:divBdr>
                    </w:div>
                    <w:div w:id="168328947">
                      <w:marLeft w:val="0"/>
                      <w:marRight w:val="0"/>
                      <w:marTop w:val="0"/>
                      <w:marBottom w:val="0"/>
                      <w:divBdr>
                        <w:top w:val="none" w:sz="0" w:space="0" w:color="auto"/>
                        <w:left w:val="none" w:sz="0" w:space="0" w:color="auto"/>
                        <w:bottom w:val="none" w:sz="0" w:space="0" w:color="auto"/>
                        <w:right w:val="none" w:sz="0" w:space="0" w:color="auto"/>
                      </w:divBdr>
                    </w:div>
                    <w:div w:id="1558278588">
                      <w:marLeft w:val="0"/>
                      <w:marRight w:val="0"/>
                      <w:marTop w:val="0"/>
                      <w:marBottom w:val="0"/>
                      <w:divBdr>
                        <w:top w:val="none" w:sz="0" w:space="0" w:color="auto"/>
                        <w:left w:val="none" w:sz="0" w:space="0" w:color="auto"/>
                        <w:bottom w:val="none" w:sz="0" w:space="0" w:color="auto"/>
                        <w:right w:val="none" w:sz="0" w:space="0" w:color="auto"/>
                      </w:divBdr>
                    </w:div>
                    <w:div w:id="1688017544">
                      <w:marLeft w:val="0"/>
                      <w:marRight w:val="0"/>
                      <w:marTop w:val="0"/>
                      <w:marBottom w:val="0"/>
                      <w:divBdr>
                        <w:top w:val="none" w:sz="0" w:space="0" w:color="auto"/>
                        <w:left w:val="none" w:sz="0" w:space="0" w:color="auto"/>
                        <w:bottom w:val="none" w:sz="0" w:space="0" w:color="auto"/>
                        <w:right w:val="none" w:sz="0" w:space="0" w:color="auto"/>
                      </w:divBdr>
                    </w:div>
                    <w:div w:id="1888057479">
                      <w:marLeft w:val="0"/>
                      <w:marRight w:val="0"/>
                      <w:marTop w:val="0"/>
                      <w:marBottom w:val="0"/>
                      <w:divBdr>
                        <w:top w:val="none" w:sz="0" w:space="0" w:color="auto"/>
                        <w:left w:val="none" w:sz="0" w:space="0" w:color="auto"/>
                        <w:bottom w:val="none" w:sz="0" w:space="0" w:color="auto"/>
                        <w:right w:val="none" w:sz="0" w:space="0" w:color="auto"/>
                      </w:divBdr>
                    </w:div>
                    <w:div w:id="2047681671">
                      <w:marLeft w:val="0"/>
                      <w:marRight w:val="0"/>
                      <w:marTop w:val="0"/>
                      <w:marBottom w:val="0"/>
                      <w:divBdr>
                        <w:top w:val="none" w:sz="0" w:space="0" w:color="auto"/>
                        <w:left w:val="none" w:sz="0" w:space="0" w:color="auto"/>
                        <w:bottom w:val="none" w:sz="0" w:space="0" w:color="auto"/>
                        <w:right w:val="none" w:sz="0" w:space="0" w:color="auto"/>
                      </w:divBdr>
                    </w:div>
                    <w:div w:id="1457020244">
                      <w:marLeft w:val="0"/>
                      <w:marRight w:val="0"/>
                      <w:marTop w:val="0"/>
                      <w:marBottom w:val="0"/>
                      <w:divBdr>
                        <w:top w:val="none" w:sz="0" w:space="0" w:color="auto"/>
                        <w:left w:val="none" w:sz="0" w:space="0" w:color="auto"/>
                        <w:bottom w:val="none" w:sz="0" w:space="0" w:color="auto"/>
                        <w:right w:val="none" w:sz="0" w:space="0" w:color="auto"/>
                      </w:divBdr>
                    </w:div>
                    <w:div w:id="1970478396">
                      <w:marLeft w:val="0"/>
                      <w:marRight w:val="0"/>
                      <w:marTop w:val="0"/>
                      <w:marBottom w:val="0"/>
                      <w:divBdr>
                        <w:top w:val="none" w:sz="0" w:space="0" w:color="auto"/>
                        <w:left w:val="none" w:sz="0" w:space="0" w:color="auto"/>
                        <w:bottom w:val="none" w:sz="0" w:space="0" w:color="auto"/>
                        <w:right w:val="none" w:sz="0" w:space="0" w:color="auto"/>
                      </w:divBdr>
                    </w:div>
                    <w:div w:id="274483508">
                      <w:marLeft w:val="0"/>
                      <w:marRight w:val="0"/>
                      <w:marTop w:val="0"/>
                      <w:marBottom w:val="0"/>
                      <w:divBdr>
                        <w:top w:val="none" w:sz="0" w:space="0" w:color="auto"/>
                        <w:left w:val="none" w:sz="0" w:space="0" w:color="auto"/>
                        <w:bottom w:val="none" w:sz="0" w:space="0" w:color="auto"/>
                        <w:right w:val="none" w:sz="0" w:space="0" w:color="auto"/>
                      </w:divBdr>
                    </w:div>
                    <w:div w:id="2090955047">
                      <w:marLeft w:val="0"/>
                      <w:marRight w:val="0"/>
                      <w:marTop w:val="0"/>
                      <w:marBottom w:val="0"/>
                      <w:divBdr>
                        <w:top w:val="none" w:sz="0" w:space="0" w:color="auto"/>
                        <w:left w:val="none" w:sz="0" w:space="0" w:color="auto"/>
                        <w:bottom w:val="none" w:sz="0" w:space="0" w:color="auto"/>
                        <w:right w:val="none" w:sz="0" w:space="0" w:color="auto"/>
                      </w:divBdr>
                    </w:div>
                    <w:div w:id="443765646">
                      <w:marLeft w:val="0"/>
                      <w:marRight w:val="0"/>
                      <w:marTop w:val="0"/>
                      <w:marBottom w:val="0"/>
                      <w:divBdr>
                        <w:top w:val="none" w:sz="0" w:space="0" w:color="auto"/>
                        <w:left w:val="none" w:sz="0" w:space="0" w:color="auto"/>
                        <w:bottom w:val="none" w:sz="0" w:space="0" w:color="auto"/>
                        <w:right w:val="none" w:sz="0" w:space="0" w:color="auto"/>
                      </w:divBdr>
                    </w:div>
                    <w:div w:id="208031657">
                      <w:marLeft w:val="0"/>
                      <w:marRight w:val="0"/>
                      <w:marTop w:val="0"/>
                      <w:marBottom w:val="0"/>
                      <w:divBdr>
                        <w:top w:val="none" w:sz="0" w:space="0" w:color="auto"/>
                        <w:left w:val="none" w:sz="0" w:space="0" w:color="auto"/>
                        <w:bottom w:val="none" w:sz="0" w:space="0" w:color="auto"/>
                        <w:right w:val="none" w:sz="0" w:space="0" w:color="auto"/>
                      </w:divBdr>
                    </w:div>
                    <w:div w:id="4062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adam-p/markdown-here/wiki/Other-Markdown-Tools" TargetMode="External"/><Relationship Id="rId39" Type="http://schemas.openxmlformats.org/officeDocument/2006/relationships/hyperlink" Target="https://www.google.com/"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adam-p/markdown-here/wiki/Markdown-Cheatsheet" TargetMode="External"/><Relationship Id="rId42" Type="http://schemas.openxmlformats.org/officeDocument/2006/relationships/hyperlink" Target="https://github.com/adam-p/markdown-here/blob/master/LICENSE" TargetMode="External"/><Relationship Id="rId47" Type="http://schemas.openxmlformats.org/officeDocument/2006/relationships/image" Target="media/image13.png"/><Relationship Id="rId50" Type="http://schemas.openxmlformats.org/officeDocument/2006/relationships/hyperlink" Target="https://github.com/adam-p/markdown-here/wiki/Markdown-Cheatsheet" TargetMode="External"/><Relationship Id="rId7" Type="http://schemas.openxmlformats.org/officeDocument/2006/relationships/hyperlink" Target="https://www.coursera.org/specializations/ibm-data-science" TargetMode="External"/><Relationship Id="rId12" Type="http://schemas.openxmlformats.org/officeDocument/2006/relationships/hyperlink" Target="https://labs.cognitiveclass.ai/" TargetMode="External"/><Relationship Id="rId17" Type="http://schemas.openxmlformats.org/officeDocument/2006/relationships/image" Target="media/image8.png"/><Relationship Id="rId25" Type="http://schemas.openxmlformats.org/officeDocument/2006/relationships/hyperlink" Target="http://daringfireball.net/projects/markdown/" TargetMode="External"/><Relationship Id="rId33" Type="http://schemas.openxmlformats.org/officeDocument/2006/relationships/hyperlink" Target="https://github.com/adam-p/markdown-here/wiki/Markdown-Cheatsheet" TargetMode="External"/><Relationship Id="rId38" Type="http://schemas.openxmlformats.org/officeDocument/2006/relationships/hyperlink" Target="https://github.com/adam-p/markdown-here/wiki/Markdown-Cheatsheet" TargetMode="External"/><Relationship Id="rId46" Type="http://schemas.openxmlformats.org/officeDocument/2006/relationships/hyperlink" Target="http://www.example.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github.com/adam-p/markdown-here/wiki/Markdown-Cheatsheet" TargetMode="External"/><Relationship Id="rId41" Type="http://schemas.openxmlformats.org/officeDocument/2006/relationships/hyperlink" Target="https://www.mozilla.or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github.com/adam-p/markdown-here/wiki/Markdown-Cheatsheet/_history" TargetMode="External"/><Relationship Id="rId32" Type="http://schemas.openxmlformats.org/officeDocument/2006/relationships/hyperlink" Target="https://github.com/adam-p/markdown-here/wiki/Markdown-Cheatsheet" TargetMode="External"/><Relationship Id="rId37" Type="http://schemas.openxmlformats.org/officeDocument/2006/relationships/hyperlink" Target="https://github.com/adam-p/markdown-here/wiki/Markdown-Cheatsheet" TargetMode="External"/><Relationship Id="rId40" Type="http://schemas.openxmlformats.org/officeDocument/2006/relationships/hyperlink" Target="https://www.google.com/" TargetMode="External"/><Relationship Id="rId45" Type="http://schemas.openxmlformats.org/officeDocument/2006/relationships/hyperlink" Target="http://www.example.com/" TargetMode="External"/><Relationship Id="rId53" Type="http://schemas.openxmlformats.org/officeDocument/2006/relationships/theme" Target="theme/theme1.xml"/><Relationship Id="rId5" Type="http://schemas.openxmlformats.org/officeDocument/2006/relationships/hyperlink" Target="https://www.coursera.org/instructor/polong-lin" TargetMode="External"/><Relationship Id="rId15" Type="http://schemas.openxmlformats.org/officeDocument/2006/relationships/image" Target="media/image6.png"/><Relationship Id="rId23" Type="http://schemas.openxmlformats.org/officeDocument/2006/relationships/hyperlink" Target="https://d3c33hcgiwev3.cloudfront.net/_a056ded6c3f894fa24f2efed29869d1b_student_grades.csv?Expires=1585958400&amp;Signature=bXb63QKaDsCUrJelEKiGGqRHYrg~2xeXfU5gl80X~5UA6nvIOT~VAEtY-ZCfDEq6VZHYLx-cWWsjoZSSRhIze8~ZxqudUHTkDropEF4t7mZ3p7OBaIIL4U5lOlNU74e6CmCpas~mPFCbe2VBN6QH-5ZS5HbmG4Ty5q-p12ZWpZA_&amp;Key-Pair-Id=APKAJLTNE6QMUY6HBC5A" TargetMode="External"/><Relationship Id="rId28" Type="http://schemas.openxmlformats.org/officeDocument/2006/relationships/hyperlink" Target="https://github.com/adam-p/markdown-here/wiki/Markdown-Cheatsheet" TargetMode="External"/><Relationship Id="rId36" Type="http://schemas.openxmlformats.org/officeDocument/2006/relationships/hyperlink" Target="https://github.com/adam-p/markdown-here/wiki/Markdown-Cheatsheet" TargetMode="External"/><Relationship Id="rId49" Type="http://schemas.openxmlformats.org/officeDocument/2006/relationships/hyperlink" Target="https://creativecommons.org/licenses/by/3.0/" TargetMode="External"/><Relationship Id="rId10" Type="http://schemas.openxmlformats.org/officeDocument/2006/relationships/hyperlink" Target="https://cognitiveclass.ai/" TargetMode="External"/><Relationship Id="rId19" Type="http://schemas.openxmlformats.org/officeDocument/2006/relationships/hyperlink" Target="https://labs.cognitiveclass.ai/register" TargetMode="External"/><Relationship Id="rId31" Type="http://schemas.openxmlformats.org/officeDocument/2006/relationships/hyperlink" Target="https://github.com/adam-p/markdown-here/wiki/Markdown-Cheatsheet" TargetMode="External"/><Relationship Id="rId44" Type="http://schemas.openxmlformats.org/officeDocument/2006/relationships/hyperlink" Target="http://www.reddit.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adam-p/markdown-here/wiki/Markdown-Cheatsheet" TargetMode="External"/><Relationship Id="rId30" Type="http://schemas.openxmlformats.org/officeDocument/2006/relationships/hyperlink" Target="https://github.com/adam-p/markdown-here/wiki/Markdown-Cheatsheet" TargetMode="External"/><Relationship Id="rId35" Type="http://schemas.openxmlformats.org/officeDocument/2006/relationships/hyperlink" Target="https://github.com/adam-p/markdown-here/wiki/Markdown-Cheatsheet" TargetMode="External"/><Relationship Id="rId43" Type="http://schemas.openxmlformats.org/officeDocument/2006/relationships/hyperlink" Target="http://slashdot.org/" TargetMode="External"/><Relationship Id="rId48" Type="http://schemas.openxmlformats.org/officeDocument/2006/relationships/hyperlink" Target="http://softwaremaniacs.org/media/soft/highlight/test.html" TargetMode="External"/><Relationship Id="rId8" Type="http://schemas.openxmlformats.org/officeDocument/2006/relationships/hyperlink" Target="https://www.coursera.org/learn/open-source-tools-for-data-science/home/info" TargetMode="External"/><Relationship Id="rId51" Type="http://schemas.openxmlformats.org/officeDocument/2006/relationships/hyperlink" Target="https://d3c33hcgiwev3.cloudfront.net/tBLJABKuEem6Gg6vVM6M8A_b44f34d012ae11e98e079d4b1e338e28_map_new_york_city.R?Expires=1585958400&amp;Signature=Vtk9wCB0YqYRQv0UZzCGKN8EM~ABlUcNmhd~PvudTvw8OxNEFsV1x7843AjTpsUYKkhEN4TUMPV0ZkAEGOwj0bWZScZNwNWZ74d~KId6b4bKmjoUzPg-M2l1tapdEhBFRtxduRnek65W37WsLLRPgf-F36FGbRu74kX9ikMQ39g_&amp;Key-Pair-Id=APKAJLTNE6QMUY6HBC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44</Pages>
  <Words>10054</Words>
  <Characters>57313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Sakkari</dc:creator>
  <cp:keywords/>
  <dc:description/>
  <cp:lastModifiedBy>Deepak Sakkari</cp:lastModifiedBy>
  <cp:revision>25</cp:revision>
  <dcterms:created xsi:type="dcterms:W3CDTF">2020-04-02T11:10:00Z</dcterms:created>
  <dcterms:modified xsi:type="dcterms:W3CDTF">2020-04-04T12:23:00Z</dcterms:modified>
</cp:coreProperties>
</file>